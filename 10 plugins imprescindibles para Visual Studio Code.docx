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2B4C2" w14:textId="10E6B852" w:rsidR="00394FE4" w:rsidRDefault="00394FE4">
      <w:r>
        <w:rPr>
          <w:noProof/>
        </w:rPr>
        <mc:AlternateContent>
          <mc:Choice Requires="wpg">
            <w:drawing>
              <wp:anchor distT="0" distB="0" distL="114300" distR="114300" simplePos="0" relativeHeight="251667456" behindDoc="0" locked="0" layoutInCell="1" allowOverlap="1" wp14:anchorId="3D7432D8" wp14:editId="56D587A1">
                <wp:simplePos x="0" y="0"/>
                <wp:positionH relativeFrom="margin">
                  <wp:align>left</wp:align>
                </wp:positionH>
                <wp:positionV relativeFrom="paragraph">
                  <wp:posOffset>287321</wp:posOffset>
                </wp:positionV>
                <wp:extent cx="5125453" cy="8602980"/>
                <wp:effectExtent l="0" t="0" r="0" b="0"/>
                <wp:wrapNone/>
                <wp:docPr id="5" name="Grupo 5"/>
                <wp:cNvGraphicFramePr/>
                <a:graphic xmlns:a="http://schemas.openxmlformats.org/drawingml/2006/main">
                  <a:graphicData uri="http://schemas.microsoft.com/office/word/2010/wordprocessingGroup">
                    <wpg:wgp>
                      <wpg:cNvGrpSpPr/>
                      <wpg:grpSpPr>
                        <a:xfrm>
                          <a:off x="0" y="0"/>
                          <a:ext cx="5125453" cy="8602980"/>
                          <a:chOff x="0" y="0"/>
                          <a:chExt cx="7556500" cy="9558555"/>
                        </a:xfrm>
                      </wpg:grpSpPr>
                      <wps:wsp>
                        <wps:cNvPr id="6" name="object 2">
                          <a:extLst>
                            <a:ext uri="{FF2B5EF4-FFF2-40B4-BE49-F238E27FC236}">
                              <a16:creationId xmlns:a16="http://schemas.microsoft.com/office/drawing/2014/main" id="{40DE52C8-AED4-409A-A8CF-15BBE8B9B663}"/>
                            </a:ext>
                          </a:extLst>
                        </wps:cNvPr>
                        <wps:cNvSpPr/>
                        <wps:spPr>
                          <a:xfrm>
                            <a:off x="0" y="0"/>
                            <a:ext cx="7556500" cy="8094345"/>
                          </a:xfrm>
                          <a:custGeom>
                            <a:avLst/>
                            <a:gdLst/>
                            <a:ahLst/>
                            <a:cxnLst/>
                            <a:rect l="l" t="t" r="r" b="b"/>
                            <a:pathLst>
                              <a:path w="7556500" h="8094345">
                                <a:moveTo>
                                  <a:pt x="0" y="8093964"/>
                                </a:moveTo>
                                <a:lnTo>
                                  <a:pt x="7555992" y="8093964"/>
                                </a:lnTo>
                                <a:lnTo>
                                  <a:pt x="7555992" y="0"/>
                                </a:lnTo>
                                <a:lnTo>
                                  <a:pt x="0" y="0"/>
                                </a:lnTo>
                                <a:lnTo>
                                  <a:pt x="0" y="8093964"/>
                                </a:lnTo>
                                <a:close/>
                              </a:path>
                            </a:pathLst>
                          </a:custGeom>
                          <a:solidFill>
                            <a:srgbClr val="5C70B6"/>
                          </a:solidFill>
                        </wps:spPr>
                        <wps:bodyPr wrap="square" lIns="0" tIns="0" rIns="0" bIns="0" rtlCol="0"/>
                      </wps:wsp>
                      <pic:pic xmlns:pic="http://schemas.openxmlformats.org/drawingml/2006/picture">
                        <pic:nvPicPr>
                          <pic:cNvPr id="7" name="object 12">
                            <a:extLst>
                              <a:ext uri="{FF2B5EF4-FFF2-40B4-BE49-F238E27FC236}">
                                <a16:creationId xmlns:a16="http://schemas.microsoft.com/office/drawing/2014/main" id="{2471C361-257D-4956-B06C-83C8022A37E3}"/>
                              </a:ext>
                            </a:extLst>
                          </pic:cNvPr>
                          <pic:cNvPicPr/>
                        </pic:nvPicPr>
                        <pic:blipFill>
                          <a:blip r:embed="rId7" cstate="print"/>
                          <a:stretch>
                            <a:fillRect/>
                          </a:stretch>
                        </pic:blipFill>
                        <pic:spPr>
                          <a:xfrm>
                            <a:off x="1379621" y="3769895"/>
                            <a:ext cx="5400040" cy="5788660"/>
                          </a:xfrm>
                          <a:prstGeom prst="rect">
                            <a:avLst/>
                          </a:prstGeom>
                        </pic:spPr>
                      </pic:pic>
                      <wps:wsp>
                        <wps:cNvPr id="3" name="object 3"/>
                        <wps:cNvSpPr/>
                        <wps:spPr>
                          <a:xfrm>
                            <a:off x="2935705" y="3540292"/>
                            <a:ext cx="1588135" cy="0"/>
                          </a:xfrm>
                          <a:custGeom>
                            <a:avLst/>
                            <a:gdLst/>
                            <a:ahLst/>
                            <a:cxnLst/>
                            <a:rect l="l" t="t" r="r" b="b"/>
                            <a:pathLst>
                              <a:path w="1588135">
                                <a:moveTo>
                                  <a:pt x="0" y="0"/>
                                </a:moveTo>
                                <a:lnTo>
                                  <a:pt x="1588135" y="0"/>
                                </a:lnTo>
                              </a:path>
                            </a:pathLst>
                          </a:custGeom>
                          <a:ln w="38100">
                            <a:solidFill>
                              <a:srgbClr val="5C70B6"/>
                            </a:solidFill>
                          </a:ln>
                        </wps:spPr>
                        <wps:bodyPr wrap="square" lIns="0" tIns="0" rIns="0" bIns="0" rtlCol="0"/>
                      </wps:wsp>
                      <wps:wsp>
                        <wps:cNvPr id="8" name="object 4">
                          <a:extLst>
                            <a:ext uri="{FF2B5EF4-FFF2-40B4-BE49-F238E27FC236}">
                              <a16:creationId xmlns:a16="http://schemas.microsoft.com/office/drawing/2014/main" id="{EDAB15F1-E971-4B46-9CD5-09073E2E0290}"/>
                            </a:ext>
                          </a:extLst>
                        </wps:cNvPr>
                        <wps:cNvSpPr/>
                        <wps:spPr>
                          <a:xfrm>
                            <a:off x="1427747" y="0"/>
                            <a:ext cx="4602480" cy="1042669"/>
                          </a:xfrm>
                          <a:custGeom>
                            <a:avLst/>
                            <a:gdLst/>
                            <a:ahLst/>
                            <a:cxnLst/>
                            <a:rect l="l" t="t" r="r" b="b"/>
                            <a:pathLst>
                              <a:path w="4602480" h="1042669">
                                <a:moveTo>
                                  <a:pt x="4602480" y="0"/>
                                </a:moveTo>
                                <a:lnTo>
                                  <a:pt x="0" y="0"/>
                                </a:lnTo>
                                <a:lnTo>
                                  <a:pt x="0" y="1042416"/>
                                </a:lnTo>
                                <a:lnTo>
                                  <a:pt x="4602480" y="1042416"/>
                                </a:lnTo>
                                <a:lnTo>
                                  <a:pt x="4602480" y="0"/>
                                </a:lnTo>
                                <a:close/>
                              </a:path>
                            </a:pathLst>
                          </a:custGeom>
                          <a:solidFill>
                            <a:srgbClr val="E4E4E4"/>
                          </a:solidFill>
                        </wps:spPr>
                        <wps:bodyPr wrap="square" lIns="0" tIns="0" rIns="0" bIns="0" rtlCol="0"/>
                      </wps:wsp>
                      <pic:pic xmlns:pic="http://schemas.openxmlformats.org/drawingml/2006/picture">
                        <pic:nvPicPr>
                          <pic:cNvPr id="9" name="object 6">
                            <a:extLst>
                              <a:ext uri="{FF2B5EF4-FFF2-40B4-BE49-F238E27FC236}">
                                <a16:creationId xmlns:a16="http://schemas.microsoft.com/office/drawing/2014/main" id="{9FFAF39F-1056-437E-A247-ACFA1413DCBB}"/>
                              </a:ext>
                            </a:extLst>
                          </pic:cNvPr>
                          <pic:cNvPicPr/>
                        </pic:nvPicPr>
                        <pic:blipFill>
                          <a:blip r:embed="rId8" cstate="print"/>
                          <a:stretch>
                            <a:fillRect/>
                          </a:stretch>
                        </pic:blipFill>
                        <pic:spPr>
                          <a:xfrm>
                            <a:off x="1868905" y="152400"/>
                            <a:ext cx="3814445" cy="486410"/>
                          </a:xfrm>
                          <a:prstGeom prst="rect">
                            <a:avLst/>
                          </a:prstGeom>
                        </pic:spPr>
                      </pic:pic>
                      <pic:pic xmlns:pic="http://schemas.openxmlformats.org/drawingml/2006/picture">
                        <pic:nvPicPr>
                          <pic:cNvPr id="10" name="object 7">
                            <a:extLst>
                              <a:ext uri="{FF2B5EF4-FFF2-40B4-BE49-F238E27FC236}">
                                <a16:creationId xmlns:a16="http://schemas.microsoft.com/office/drawing/2014/main" id="{2521A5A9-CBAC-4C67-B558-03A077778830}"/>
                              </a:ext>
                            </a:extLst>
                          </pic:cNvPr>
                          <pic:cNvPicPr/>
                        </pic:nvPicPr>
                        <pic:blipFill>
                          <a:blip r:embed="rId9" cstate="print"/>
                          <a:stretch>
                            <a:fillRect/>
                          </a:stretch>
                        </pic:blipFill>
                        <pic:spPr>
                          <a:xfrm>
                            <a:off x="2927684" y="818147"/>
                            <a:ext cx="204470" cy="125095"/>
                          </a:xfrm>
                          <a:prstGeom prst="rect">
                            <a:avLst/>
                          </a:prstGeom>
                        </pic:spPr>
                      </pic:pic>
                      <wpg:grpSp>
                        <wpg:cNvPr id="1" name="object 8"/>
                        <wpg:cNvGrpSpPr/>
                        <wpg:grpSpPr>
                          <a:xfrm>
                            <a:off x="3192379" y="810126"/>
                            <a:ext cx="1271270" cy="173990"/>
                            <a:chOff x="3197006" y="809227"/>
                            <a:chExt cx="1270975" cy="173634"/>
                          </a:xfrm>
                        </wpg:grpSpPr>
                        <pic:pic xmlns:pic="http://schemas.openxmlformats.org/drawingml/2006/picture">
                          <pic:nvPicPr>
                            <pic:cNvPr id="2" name="object 9"/>
                            <pic:cNvPicPr/>
                          </pic:nvPicPr>
                          <pic:blipFill>
                            <a:blip r:embed="rId10" cstate="print"/>
                            <a:stretch>
                              <a:fillRect/>
                            </a:stretch>
                          </pic:blipFill>
                          <pic:spPr>
                            <a:xfrm>
                              <a:off x="3197006" y="809227"/>
                              <a:ext cx="1214522" cy="173634"/>
                            </a:xfrm>
                            <a:prstGeom prst="rect">
                              <a:avLst/>
                            </a:prstGeom>
                          </pic:spPr>
                        </pic:pic>
                        <wps:wsp>
                          <wps:cNvPr id="4" name="object 10"/>
                          <wps:cNvSpPr/>
                          <wps:spPr>
                            <a:xfrm>
                              <a:off x="4433056" y="810851"/>
                              <a:ext cx="34925" cy="131445"/>
                            </a:xfrm>
                            <a:custGeom>
                              <a:avLst/>
                              <a:gdLst/>
                              <a:ahLst/>
                              <a:cxnLst/>
                              <a:rect l="l" t="t" r="r" b="b"/>
                              <a:pathLst>
                                <a:path w="34925" h="131444">
                                  <a:moveTo>
                                    <a:pt x="34701" y="0"/>
                                  </a:moveTo>
                                  <a:lnTo>
                                    <a:pt x="0" y="0"/>
                                  </a:lnTo>
                                  <a:lnTo>
                                    <a:pt x="0" y="131441"/>
                                  </a:lnTo>
                                  <a:lnTo>
                                    <a:pt x="34701" y="131441"/>
                                  </a:lnTo>
                                  <a:lnTo>
                                    <a:pt x="34701" y="0"/>
                                  </a:lnTo>
                                  <a:close/>
                                </a:path>
                              </a:pathLst>
                            </a:custGeom>
                            <a:solidFill>
                              <a:srgbClr val="EE3D6C"/>
                            </a:solidFill>
                          </wps:spPr>
                          <wps:bodyPr wrap="square" lIns="0" tIns="0" rIns="0" bIns="0" rtlCol="0"/>
                        </wps:wsp>
                      </wpg:grpSp>
                      <wps:wsp>
                        <wps:cNvPr id="14" name="object 11">
                          <a:extLst>
                            <a:ext uri="{FF2B5EF4-FFF2-40B4-BE49-F238E27FC236}">
                              <a16:creationId xmlns:a16="http://schemas.microsoft.com/office/drawing/2014/main" id="{025AAA8B-7E62-4B28-868D-D9A99B34CC6B}"/>
                            </a:ext>
                          </a:extLst>
                        </wps:cNvPr>
                        <wps:cNvSpPr/>
                        <wps:spPr>
                          <a:xfrm>
                            <a:off x="4523874" y="866274"/>
                            <a:ext cx="100965" cy="26034"/>
                          </a:xfrm>
                          <a:custGeom>
                            <a:avLst/>
                            <a:gdLst/>
                            <a:ahLst/>
                            <a:cxnLst/>
                            <a:rect l="l" t="t" r="r" b="b"/>
                            <a:pathLst>
                              <a:path w="100964" h="26034">
                                <a:moveTo>
                                  <a:pt x="49579" y="9732"/>
                                </a:moveTo>
                                <a:lnTo>
                                  <a:pt x="31398" y="9732"/>
                                </a:lnTo>
                                <a:lnTo>
                                  <a:pt x="34688" y="12979"/>
                                </a:lnTo>
                                <a:lnTo>
                                  <a:pt x="39652" y="14600"/>
                                </a:lnTo>
                                <a:lnTo>
                                  <a:pt x="42942" y="17848"/>
                                </a:lnTo>
                                <a:lnTo>
                                  <a:pt x="49579" y="22717"/>
                                </a:lnTo>
                                <a:lnTo>
                                  <a:pt x="59450" y="24338"/>
                                </a:lnTo>
                                <a:lnTo>
                                  <a:pt x="64414" y="24338"/>
                                </a:lnTo>
                                <a:lnTo>
                                  <a:pt x="67760" y="25959"/>
                                </a:lnTo>
                                <a:lnTo>
                                  <a:pt x="71050" y="25959"/>
                                </a:lnTo>
                                <a:lnTo>
                                  <a:pt x="79144" y="25072"/>
                                </a:lnTo>
                                <a:lnTo>
                                  <a:pt x="86317" y="22513"/>
                                </a:lnTo>
                                <a:lnTo>
                                  <a:pt x="92884" y="18432"/>
                                </a:lnTo>
                                <a:lnTo>
                                  <a:pt x="96124" y="15616"/>
                                </a:lnTo>
                                <a:lnTo>
                                  <a:pt x="71807" y="15616"/>
                                </a:lnTo>
                                <a:lnTo>
                                  <a:pt x="61123" y="14600"/>
                                </a:lnTo>
                                <a:lnTo>
                                  <a:pt x="52869" y="12979"/>
                                </a:lnTo>
                                <a:lnTo>
                                  <a:pt x="49579" y="9732"/>
                                </a:lnTo>
                                <a:close/>
                              </a:path>
                              <a:path w="100964" h="26034">
                                <a:moveTo>
                                  <a:pt x="36361" y="0"/>
                                </a:moveTo>
                                <a:lnTo>
                                  <a:pt x="28108" y="0"/>
                                </a:lnTo>
                                <a:lnTo>
                                  <a:pt x="17686" y="2028"/>
                                </a:lnTo>
                                <a:lnTo>
                                  <a:pt x="9278" y="6489"/>
                                </a:lnTo>
                                <a:lnTo>
                                  <a:pt x="3662" y="10951"/>
                                </a:lnTo>
                                <a:lnTo>
                                  <a:pt x="0" y="14600"/>
                                </a:lnTo>
                                <a:lnTo>
                                  <a:pt x="0" y="17848"/>
                                </a:lnTo>
                                <a:lnTo>
                                  <a:pt x="1617" y="19469"/>
                                </a:lnTo>
                                <a:lnTo>
                                  <a:pt x="3290" y="21096"/>
                                </a:lnTo>
                                <a:lnTo>
                                  <a:pt x="6580" y="21096"/>
                                </a:lnTo>
                                <a:lnTo>
                                  <a:pt x="8253" y="19469"/>
                                </a:lnTo>
                                <a:lnTo>
                                  <a:pt x="16507" y="9732"/>
                                </a:lnTo>
                                <a:lnTo>
                                  <a:pt x="49579" y="9732"/>
                                </a:lnTo>
                                <a:lnTo>
                                  <a:pt x="39652" y="3242"/>
                                </a:lnTo>
                                <a:lnTo>
                                  <a:pt x="36361" y="0"/>
                                </a:lnTo>
                                <a:close/>
                              </a:path>
                              <a:path w="100964" h="26034">
                                <a:moveTo>
                                  <a:pt x="97485" y="3242"/>
                                </a:moveTo>
                                <a:lnTo>
                                  <a:pt x="94195" y="3242"/>
                                </a:lnTo>
                                <a:lnTo>
                                  <a:pt x="90849" y="6489"/>
                                </a:lnTo>
                                <a:lnTo>
                                  <a:pt x="85749" y="10951"/>
                                </a:lnTo>
                                <a:lnTo>
                                  <a:pt x="79709" y="14197"/>
                                </a:lnTo>
                                <a:lnTo>
                                  <a:pt x="71807" y="15616"/>
                                </a:lnTo>
                                <a:lnTo>
                                  <a:pt x="96124" y="15616"/>
                                </a:lnTo>
                                <a:lnTo>
                                  <a:pt x="99158" y="12979"/>
                                </a:lnTo>
                                <a:lnTo>
                                  <a:pt x="100776" y="11358"/>
                                </a:lnTo>
                                <a:lnTo>
                                  <a:pt x="100776" y="8111"/>
                                </a:lnTo>
                                <a:lnTo>
                                  <a:pt x="99158" y="6489"/>
                                </a:lnTo>
                                <a:lnTo>
                                  <a:pt x="97485" y="3242"/>
                                </a:lnTo>
                                <a:close/>
                              </a:path>
                            </a:pathLst>
                          </a:custGeom>
                          <a:solidFill>
                            <a:srgbClr val="EE3D6C"/>
                          </a:solidFill>
                        </wps:spPr>
                        <wps:bodyPr wrap="square" lIns="0" tIns="0" rIns="0" bIns="0" rtlCol="0"/>
                      </wps:wsp>
                      <wps:wsp>
                        <wps:cNvPr id="16" name="object 2">
                          <a:extLst>
                            <a:ext uri="{FF2B5EF4-FFF2-40B4-BE49-F238E27FC236}">
                              <a16:creationId xmlns:a16="http://schemas.microsoft.com/office/drawing/2014/main" id="{1FD3C4A8-7933-4A8A-9007-537AF37D2A3E}"/>
                            </a:ext>
                          </a:extLst>
                        </wps:cNvPr>
                        <wps:cNvSpPr txBox="1">
                          <a:spLocks/>
                        </wps:cNvSpPr>
                        <wps:spPr>
                          <a:xfrm>
                            <a:off x="1120237" y="1470479"/>
                            <a:ext cx="5315344" cy="1639807"/>
                          </a:xfrm>
                          <a:prstGeom prst="rect">
                            <a:avLst/>
                          </a:prstGeom>
                        </wps:spPr>
                        <wps:txbx>
                          <w:txbxContent>
                            <w:p w14:paraId="5E266348" w14:textId="7ED92E95" w:rsidR="00394FE4" w:rsidRPr="00394FE4" w:rsidRDefault="00394FE4" w:rsidP="00394FE4">
                              <w:pPr>
                                <w:spacing w:before="9" w:line="242" w:lineRule="auto"/>
                                <w:ind w:left="14" w:right="14"/>
                                <w:jc w:val="center"/>
                                <w:rPr>
                                  <w:rFonts w:hAnsi="Calibri"/>
                                  <w:color w:val="FFFFFF" w:themeColor="background1"/>
                                  <w:spacing w:val="-3"/>
                                  <w:sz w:val="56"/>
                                  <w:szCs w:val="56"/>
                                </w:rPr>
                              </w:pPr>
                              <w:r w:rsidRPr="00394FE4">
                                <w:rPr>
                                  <w:rFonts w:hAnsi="Calibri"/>
                                  <w:color w:val="FFFFFF" w:themeColor="background1"/>
                                  <w:spacing w:val="-3"/>
                                  <w:sz w:val="56"/>
                                  <w:szCs w:val="56"/>
                                </w:rPr>
                                <w:t xml:space="preserve">Curso de EXPERTO EN </w:t>
                              </w:r>
                              <w:proofErr w:type="gramStart"/>
                              <w:r w:rsidRPr="00394FE4">
                                <w:rPr>
                                  <w:rFonts w:hAnsi="Calibri"/>
                                  <w:color w:val="FFFFFF" w:themeColor="background1"/>
                                  <w:spacing w:val="-3"/>
                                  <w:sz w:val="56"/>
                                  <w:szCs w:val="56"/>
                                </w:rPr>
                                <w:t>P</w:t>
                              </w:r>
                              <w:r w:rsidRPr="00394FE4">
                                <w:rPr>
                                  <w:rFonts w:hAnsi="Calibri"/>
                                  <w:color w:val="FFFFFF" w:themeColor="background1"/>
                                  <w:spacing w:val="-5"/>
                                  <w:sz w:val="56"/>
                                  <w:szCs w:val="56"/>
                                </w:rPr>
                                <w:t>R</w:t>
                              </w:r>
                              <w:r w:rsidRPr="00394FE4">
                                <w:rPr>
                                  <w:rFonts w:hAnsi="Calibri"/>
                                  <w:color w:val="FFFFFF" w:themeColor="background1"/>
                                  <w:spacing w:val="-3"/>
                                  <w:sz w:val="56"/>
                                  <w:szCs w:val="56"/>
                                </w:rPr>
                                <w:t>OG</w:t>
                              </w:r>
                              <w:r w:rsidRPr="00394FE4">
                                <w:rPr>
                                  <w:rFonts w:hAnsi="Calibri"/>
                                  <w:color w:val="FFFFFF" w:themeColor="background1"/>
                                  <w:spacing w:val="-6"/>
                                  <w:sz w:val="56"/>
                                  <w:szCs w:val="56"/>
                                </w:rPr>
                                <w:t>R</w:t>
                              </w:r>
                              <w:r w:rsidRPr="00394FE4">
                                <w:rPr>
                                  <w:rFonts w:hAnsi="Calibri"/>
                                  <w:color w:val="FFFFFF" w:themeColor="background1"/>
                                  <w:spacing w:val="-2"/>
                                  <w:sz w:val="56"/>
                                  <w:szCs w:val="56"/>
                                </w:rPr>
                                <w:t>AM</w:t>
                              </w:r>
                              <w:r w:rsidRPr="00394FE4">
                                <w:rPr>
                                  <w:rFonts w:hAnsi="Calibri"/>
                                  <w:color w:val="FFFFFF" w:themeColor="background1"/>
                                  <w:spacing w:val="-6"/>
                                  <w:sz w:val="56"/>
                                  <w:szCs w:val="56"/>
                                </w:rPr>
                                <w:t>A</w:t>
                              </w:r>
                              <w:r w:rsidRPr="00394FE4">
                                <w:rPr>
                                  <w:rFonts w:hAnsi="Calibri"/>
                                  <w:color w:val="FFFFFF" w:themeColor="background1"/>
                                  <w:spacing w:val="-2"/>
                                  <w:sz w:val="56"/>
                                  <w:szCs w:val="56"/>
                                </w:rPr>
                                <w:t xml:space="preserve">CIÓN  </w:t>
                              </w:r>
                              <w:r w:rsidRPr="00394FE4">
                                <w:rPr>
                                  <w:rFonts w:hAnsi="Calibri"/>
                                  <w:color w:val="FFFFFF" w:themeColor="background1"/>
                                  <w:spacing w:val="4"/>
                                  <w:sz w:val="56"/>
                                  <w:szCs w:val="56"/>
                                </w:rPr>
                                <w:t>WEB</w:t>
                              </w:r>
                              <w:proofErr w:type="gramEnd"/>
                              <w:r w:rsidRPr="00394FE4">
                                <w:rPr>
                                  <w:rFonts w:hAnsi="Calibri"/>
                                  <w:color w:val="FFFFFF" w:themeColor="background1"/>
                                  <w:spacing w:val="-5"/>
                                  <w:sz w:val="56"/>
                                  <w:szCs w:val="56"/>
                                </w:rPr>
                                <w:t xml:space="preserve"> </w:t>
                              </w:r>
                              <w:r w:rsidRPr="00394FE4">
                                <w:rPr>
                                  <w:rFonts w:hAnsi="Calibri"/>
                                  <w:color w:val="FFFFFF" w:themeColor="background1"/>
                                  <w:spacing w:val="3"/>
                                  <w:sz w:val="56"/>
                                  <w:szCs w:val="56"/>
                                </w:rPr>
                                <w:t>FULL</w:t>
                              </w:r>
                              <w:r w:rsidRPr="00394FE4">
                                <w:rPr>
                                  <w:rFonts w:hAnsi="Calibri"/>
                                  <w:color w:val="FFFFFF" w:themeColor="background1"/>
                                  <w:spacing w:val="-8"/>
                                  <w:sz w:val="56"/>
                                  <w:szCs w:val="56"/>
                                </w:rPr>
                                <w:t xml:space="preserve"> </w:t>
                              </w:r>
                              <w:r w:rsidRPr="00394FE4">
                                <w:rPr>
                                  <w:rFonts w:hAnsi="Calibri"/>
                                  <w:color w:val="FFFFFF" w:themeColor="background1"/>
                                  <w:spacing w:val="3"/>
                                  <w:sz w:val="56"/>
                                  <w:szCs w:val="56"/>
                                </w:rPr>
                                <w:t>STACK 2022</w:t>
                              </w:r>
                            </w:p>
                          </w:txbxContent>
                        </wps:txbx>
                        <wps:bodyPr vert="horz" wrap="square" lIns="0" tIns="5715"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D7432D8" id="Grupo 5" o:spid="_x0000_s1026" style="position:absolute;margin-left:0;margin-top:22.6pt;width:403.6pt;height:677.4pt;z-index:251667456;mso-position-horizontal:left;mso-position-horizontal-relative:margin;mso-width-relative:margin;mso-height-relative:margin" coordsize="75565,9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">
                <v:shape id="object 2" o:spid="_x0000_s1027" style="position:absolute;width:75565;height:80943;visibility:visible;mso-wrap-style:square;v-text-anchor:top" coordsize="7556500,809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" path="m,8093964r7555992,l7555992,,,,,8093964xe" fillcolor="#5c70b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2" o:spid="_x0000_s1028" type="#_x0000_t75" style="position:absolute;left:13796;top:37698;width:54000;height:5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">
                  <v:imagedata r:id="rId11" o:title=""/>
                </v:shape>
                <v:shape id="object 3" o:spid="_x0000_s1029" style="position:absolute;left:29357;top:35402;width:15881;height:0;visibility:visible;mso-wrap-style:square;v-text-anchor:top" coordsize="158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" path="m,l1588135,e" filled="f" strokecolor="#5c70b6" strokeweight="3pt">
                  <v:path arrowok="t"/>
                </v:shape>
                <v:shape id="object 4" o:spid="_x0000_s1030" style="position:absolute;left:14277;width:46025;height:10426;visibility:visible;mso-wrap-style:square;v-text-anchor:top" coordsize="4602480,104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" path="m4602480,l,,,1042416r4602480,l4602480,xe" fillcolor="#e4e4e4" stroked="f">
                  <v:path arrowok="t"/>
                </v:shape>
                <v:shape id="object 6" o:spid="_x0000_s1031" type="#_x0000_t75" style="position:absolute;left:18689;top:1524;width:38144;height: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">
                  <v:imagedata r:id="rId12" o:title=""/>
                </v:shape>
                <v:shape id="object 7" o:spid="_x0000_s1032" type="#_x0000_t75" style="position:absolute;left:29276;top:8181;width:2045;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">
                  <v:imagedata r:id="rId13" o:title=""/>
                </v:shape>
                <v:group id="object 8" o:spid="_x0000_s1033" style="position:absolute;left:31923;top:8101;width:12713;height:1740" coordorigin="31970,8092" coordsize="12709,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object 9" o:spid="_x0000_s1034" type="#_x0000_t75" style="position:absolute;left:31970;top:8092;width:12145;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">
                    <v:imagedata r:id="rId14" o:title=""/>
                  </v:shape>
                  <v:shape id="object 10" o:spid="_x0000_s1035" style="position:absolute;left:44330;top:8108;width:349;height:1314;visibility:visible;mso-wrap-style:square;v-text-anchor:top" coordsize="34925,13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" path="m34701,l,,,131441r34701,l34701,xe" fillcolor="#ee3d6c" stroked="f">
                    <v:path arrowok="t"/>
                  </v:shape>
                </v:group>
                <v:shape id="object 11" o:spid="_x0000_s1036" style="position:absolute;left:45238;top:8662;width:1010;height:261;visibility:visible;mso-wrap-style:square;v-text-anchor:top" coordsize="100964,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" path="m49579,9732r-18181,l34688,12979r4964,1621l42942,17848r6637,4869l59450,24338r4964,l67760,25959r3290,l79144,25072r7173,-2559l92884,18432r3240,-2816l71807,15616,61123,14600,52869,12979,49579,9732xem36361,l28108,,17686,2028,9278,6489,3662,10951,,14600r,3248l1617,19469r1673,1627l6580,21096,8253,19469,16507,9732r33072,l39652,3242,36361,xem97485,3242r-3290,l90849,6489r-5100,4462l79709,14197r-7902,1419l96124,15616r3034,-2637l100776,11358r,-3247l99158,6489,97485,3242xe" fillcolor="#ee3d6c" stroked="f">
                  <v:path arrowok="t"/>
                </v:shape>
                <v:shapetype id="_x0000_t202" coordsize="21600,21600" o:spt="202" path="m,l,21600r21600,l21600,xe">
                  <v:stroke joinstyle="miter"/>
                  <v:path gradientshapeok="t" o:connecttype="rect"/>
                </v:shapetype>
                <v:shape id="object 2" o:spid="_x0000_s1037" type="#_x0000_t202" style="position:absolute;left:11202;top:14704;width:53153;height:1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" filled="f" stroked="f">
                  <v:textbox inset="0,.45pt,0,0">
                    <w:txbxContent>
                      <w:p w14:paraId="5E266348" w14:textId="7ED92E95" w:rsidR="00394FE4" w:rsidRPr="00394FE4" w:rsidRDefault="00394FE4" w:rsidP="00394FE4">
                        <w:pPr>
                          <w:spacing w:before="9" w:line="242" w:lineRule="auto"/>
                          <w:ind w:left="14" w:right="14"/>
                          <w:jc w:val="center"/>
                          <w:rPr>
                            <w:rFonts w:hAnsi="Calibri"/>
                            <w:color w:val="FFFFFF" w:themeColor="background1"/>
                            <w:spacing w:val="-3"/>
                            <w:sz w:val="56"/>
                            <w:szCs w:val="56"/>
                          </w:rPr>
                        </w:pPr>
                        <w:r w:rsidRPr="00394FE4">
                          <w:rPr>
                            <w:rFonts w:hAnsi="Calibri"/>
                            <w:color w:val="FFFFFF" w:themeColor="background1"/>
                            <w:spacing w:val="-3"/>
                            <w:sz w:val="56"/>
                            <w:szCs w:val="56"/>
                          </w:rPr>
                          <w:t xml:space="preserve">Curso de </w:t>
                        </w:r>
                        <w:r w:rsidRPr="00394FE4">
                          <w:rPr>
                            <w:rFonts w:hAnsi="Calibri"/>
                            <w:color w:val="FFFFFF" w:themeColor="background1"/>
                            <w:spacing w:val="-3"/>
                            <w:sz w:val="56"/>
                            <w:szCs w:val="56"/>
                          </w:rPr>
                          <w:t>EXPERTO EN P</w:t>
                        </w:r>
                        <w:r w:rsidRPr="00394FE4">
                          <w:rPr>
                            <w:rFonts w:hAnsi="Calibri"/>
                            <w:color w:val="FFFFFF" w:themeColor="background1"/>
                            <w:spacing w:val="-5"/>
                            <w:sz w:val="56"/>
                            <w:szCs w:val="56"/>
                          </w:rPr>
                          <w:t>R</w:t>
                        </w:r>
                        <w:r w:rsidRPr="00394FE4">
                          <w:rPr>
                            <w:rFonts w:hAnsi="Calibri"/>
                            <w:color w:val="FFFFFF" w:themeColor="background1"/>
                            <w:spacing w:val="-3"/>
                            <w:sz w:val="56"/>
                            <w:szCs w:val="56"/>
                          </w:rPr>
                          <w:t>OG</w:t>
                        </w:r>
                        <w:r w:rsidRPr="00394FE4">
                          <w:rPr>
                            <w:rFonts w:hAnsi="Calibri"/>
                            <w:color w:val="FFFFFF" w:themeColor="background1"/>
                            <w:spacing w:val="-6"/>
                            <w:sz w:val="56"/>
                            <w:szCs w:val="56"/>
                          </w:rPr>
                          <w:t>R</w:t>
                        </w:r>
                        <w:r w:rsidRPr="00394FE4">
                          <w:rPr>
                            <w:rFonts w:hAnsi="Calibri"/>
                            <w:color w:val="FFFFFF" w:themeColor="background1"/>
                            <w:spacing w:val="-2"/>
                            <w:sz w:val="56"/>
                            <w:szCs w:val="56"/>
                          </w:rPr>
                          <w:t>AM</w:t>
                        </w:r>
                        <w:r w:rsidRPr="00394FE4">
                          <w:rPr>
                            <w:rFonts w:hAnsi="Calibri"/>
                            <w:color w:val="FFFFFF" w:themeColor="background1"/>
                            <w:spacing w:val="-6"/>
                            <w:sz w:val="56"/>
                            <w:szCs w:val="56"/>
                          </w:rPr>
                          <w:t>A</w:t>
                        </w:r>
                        <w:r w:rsidRPr="00394FE4">
                          <w:rPr>
                            <w:rFonts w:hAnsi="Calibri"/>
                            <w:color w:val="FFFFFF" w:themeColor="background1"/>
                            <w:spacing w:val="-2"/>
                            <w:sz w:val="56"/>
                            <w:szCs w:val="56"/>
                          </w:rPr>
                          <w:t xml:space="preserve">CIÓN  </w:t>
                        </w:r>
                        <w:r w:rsidRPr="00394FE4">
                          <w:rPr>
                            <w:rFonts w:hAnsi="Calibri"/>
                            <w:color w:val="FFFFFF" w:themeColor="background1"/>
                            <w:spacing w:val="4"/>
                            <w:sz w:val="56"/>
                            <w:szCs w:val="56"/>
                          </w:rPr>
                          <w:t>WEB</w:t>
                        </w:r>
                        <w:r w:rsidRPr="00394FE4">
                          <w:rPr>
                            <w:rFonts w:hAnsi="Calibri"/>
                            <w:color w:val="FFFFFF" w:themeColor="background1"/>
                            <w:spacing w:val="-5"/>
                            <w:sz w:val="56"/>
                            <w:szCs w:val="56"/>
                          </w:rPr>
                          <w:t xml:space="preserve"> </w:t>
                        </w:r>
                        <w:r w:rsidRPr="00394FE4">
                          <w:rPr>
                            <w:rFonts w:hAnsi="Calibri"/>
                            <w:color w:val="FFFFFF" w:themeColor="background1"/>
                            <w:spacing w:val="3"/>
                            <w:sz w:val="56"/>
                            <w:szCs w:val="56"/>
                          </w:rPr>
                          <w:t>FULL</w:t>
                        </w:r>
                        <w:r w:rsidRPr="00394FE4">
                          <w:rPr>
                            <w:rFonts w:hAnsi="Calibri"/>
                            <w:color w:val="FFFFFF" w:themeColor="background1"/>
                            <w:spacing w:val="-8"/>
                            <w:sz w:val="56"/>
                            <w:szCs w:val="56"/>
                          </w:rPr>
                          <w:t xml:space="preserve"> </w:t>
                        </w:r>
                        <w:r w:rsidRPr="00394FE4">
                          <w:rPr>
                            <w:rFonts w:hAnsi="Calibri"/>
                            <w:color w:val="FFFFFF" w:themeColor="background1"/>
                            <w:spacing w:val="3"/>
                            <w:sz w:val="56"/>
                            <w:szCs w:val="56"/>
                          </w:rPr>
                          <w:t>STACK 2022</w:t>
                        </w:r>
                      </w:p>
                    </w:txbxContent>
                  </v:textbox>
                </v:shape>
                <w10:wrap anchorx="margin"/>
              </v:group>
            </w:pict>
          </mc:Fallback>
        </mc:AlternateContent>
      </w:r>
    </w:p>
    <w:p w14:paraId="7E39D1D1" w14:textId="4AC0DAB9" w:rsidR="00394FE4" w:rsidRDefault="009B6069">
      <w:r>
        <w:rPr>
          <w:noProof/>
        </w:rPr>
        <mc:AlternateContent>
          <mc:Choice Requires="wps">
            <w:drawing>
              <wp:anchor distT="45720" distB="45720" distL="114300" distR="114300" simplePos="0" relativeHeight="251669504" behindDoc="0" locked="0" layoutInCell="1" allowOverlap="1" wp14:anchorId="48C689F8" wp14:editId="59530518">
                <wp:simplePos x="0" y="0"/>
                <wp:positionH relativeFrom="column">
                  <wp:posOffset>3130550</wp:posOffset>
                </wp:positionH>
                <wp:positionV relativeFrom="paragraph">
                  <wp:posOffset>3522345</wp:posOffset>
                </wp:positionV>
                <wp:extent cx="1985010" cy="1404620"/>
                <wp:effectExtent l="0" t="0" r="1524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010" cy="1404620"/>
                        </a:xfrm>
                        <a:prstGeom prst="rect">
                          <a:avLst/>
                        </a:prstGeom>
                        <a:solidFill>
                          <a:srgbClr val="FFFFFF"/>
                        </a:solidFill>
                        <a:ln w="9525">
                          <a:solidFill>
                            <a:srgbClr val="000000"/>
                          </a:solidFill>
                          <a:miter lim="800000"/>
                          <a:headEnd/>
                          <a:tailEnd/>
                        </a:ln>
                      </wps:spPr>
                      <wps:txbx>
                        <w:txbxContent>
                          <w:p w14:paraId="6EAB9172" w14:textId="546141E8" w:rsidR="009B6069" w:rsidRDefault="009B6069">
                            <w:r>
                              <w:t>Autor:</w:t>
                            </w:r>
                            <w:r w:rsidR="00AC3BB1">
                              <w:t xml:space="preserve"> Profe Full </w:t>
                            </w:r>
                            <w:proofErr w:type="spellStart"/>
                            <w:r w:rsidR="00AC3BB1">
                              <w:t>Stack</w:t>
                            </w:r>
                            <w:proofErr w:type="spellEnd"/>
                            <w:r w:rsidR="00AC3BB1">
                              <w:t xml:space="preserve"> </w:t>
                            </w:r>
                            <w:proofErr w:type="spellStart"/>
                            <w:r w:rsidR="00AC3BB1">
                              <w:t>Developer</w:t>
                            </w:r>
                            <w:proofErr w:type="spellEnd"/>
                            <w:r w:rsidR="00AC3BB1">
                              <w:t xml:space="preserve"> VLC</w:t>
                            </w:r>
                          </w:p>
                          <w:p w14:paraId="321368B4" w14:textId="3AE23F24" w:rsidR="009B6069" w:rsidRDefault="009B60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C689F8" id="_x0000_t202" coordsize="21600,21600" o:spt="202" path="m,l,21600r21600,l21600,xe">
                <v:stroke joinstyle="miter"/>
                <v:path gradientshapeok="t" o:connecttype="rect"/>
              </v:shapetype>
              <v:shape id="Cuadro de texto 2" o:spid="_x0000_s1038" type="#_x0000_t202" style="position:absolute;margin-left:246.5pt;margin-top:277.35pt;width:156.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">
                <v:textbox style="mso-fit-shape-to-text:t">
                  <w:txbxContent>
                    <w:p w14:paraId="6EAB9172" w14:textId="546141E8" w:rsidR="009B6069" w:rsidRDefault="009B6069">
                      <w:r>
                        <w:t>Autor:</w:t>
                      </w:r>
                      <w:r w:rsidR="00AC3BB1">
                        <w:t xml:space="preserve"> Profe Full </w:t>
                      </w:r>
                      <w:proofErr w:type="spellStart"/>
                      <w:r w:rsidR="00AC3BB1">
                        <w:t>Stack</w:t>
                      </w:r>
                      <w:proofErr w:type="spellEnd"/>
                      <w:r w:rsidR="00AC3BB1">
                        <w:t xml:space="preserve"> </w:t>
                      </w:r>
                      <w:proofErr w:type="spellStart"/>
                      <w:r w:rsidR="00AC3BB1">
                        <w:t>Developer</w:t>
                      </w:r>
                      <w:proofErr w:type="spellEnd"/>
                      <w:r w:rsidR="00AC3BB1">
                        <w:t xml:space="preserve"> VLC</w:t>
                      </w:r>
                    </w:p>
                    <w:p w14:paraId="321368B4" w14:textId="3AE23F24" w:rsidR="009B6069" w:rsidRDefault="009B6069"/>
                  </w:txbxContent>
                </v:textbox>
                <w10:wrap type="square"/>
              </v:shape>
            </w:pict>
          </mc:Fallback>
        </mc:AlternateContent>
      </w:r>
      <w:r w:rsidR="00394FE4">
        <w:br w:type="page"/>
      </w:r>
    </w:p>
    <w:p w14:paraId="1F7A14FF" w14:textId="6A4A9847" w:rsidR="009B6069" w:rsidRDefault="009B6069">
      <w:pPr>
        <w:pStyle w:val="TtuloTDC"/>
      </w:pPr>
    </w:p>
    <w:sdt>
      <w:sdtPr>
        <w:rPr>
          <w:rFonts w:asciiTheme="minorHAnsi" w:eastAsiaTheme="minorHAnsi" w:hAnsiTheme="minorHAnsi" w:cstheme="minorBidi"/>
          <w:color w:val="auto"/>
          <w:sz w:val="22"/>
          <w:szCs w:val="22"/>
          <w:lang w:eastAsia="en-US"/>
        </w:rPr>
        <w:id w:val="539639054"/>
        <w:docPartObj>
          <w:docPartGallery w:val="Table of Contents"/>
          <w:docPartUnique/>
        </w:docPartObj>
      </w:sdtPr>
      <w:sdtEndPr>
        <w:rPr>
          <w:b/>
          <w:bCs/>
        </w:rPr>
      </w:sdtEndPr>
      <w:sdtContent>
        <w:p w14:paraId="405C9BEB" w14:textId="0CE060A2" w:rsidR="00394FE4" w:rsidRDefault="00414A53">
          <w:pPr>
            <w:pStyle w:val="TtuloTDC"/>
          </w:pPr>
          <w:r>
            <w:t xml:space="preserve">Índice de </w:t>
          </w:r>
          <w:r w:rsidR="00394FE4">
            <w:t>Contenido</w:t>
          </w:r>
          <w:r>
            <w:t>s</w:t>
          </w:r>
        </w:p>
        <w:p w14:paraId="77D97F96" w14:textId="4CA8E728" w:rsidR="00AC3BB1" w:rsidRDefault="00394FE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5073850" w:history="1">
            <w:r w:rsidR="00AC3BB1" w:rsidRPr="00240946">
              <w:rPr>
                <w:rStyle w:val="Hipervnculo"/>
                <w:rFonts w:eastAsia="Times New Roman"/>
                <w:noProof/>
                <w:lang w:eastAsia="es-ES"/>
              </w:rPr>
              <w:t>10 plugins imprescindibles para Visual Studio Code</w:t>
            </w:r>
            <w:r w:rsidR="00AC3BB1">
              <w:rPr>
                <w:noProof/>
                <w:webHidden/>
              </w:rPr>
              <w:tab/>
            </w:r>
            <w:r w:rsidR="00AC3BB1">
              <w:rPr>
                <w:noProof/>
                <w:webHidden/>
              </w:rPr>
              <w:fldChar w:fldCharType="begin"/>
            </w:r>
            <w:r w:rsidR="00AC3BB1">
              <w:rPr>
                <w:noProof/>
                <w:webHidden/>
              </w:rPr>
              <w:instrText xml:space="preserve"> PAGEREF _Toc115073850 \h </w:instrText>
            </w:r>
            <w:r w:rsidR="00AC3BB1">
              <w:rPr>
                <w:noProof/>
                <w:webHidden/>
              </w:rPr>
            </w:r>
            <w:r w:rsidR="00AC3BB1">
              <w:rPr>
                <w:noProof/>
                <w:webHidden/>
              </w:rPr>
              <w:fldChar w:fldCharType="separate"/>
            </w:r>
            <w:r w:rsidR="00AC3BB1">
              <w:rPr>
                <w:noProof/>
                <w:webHidden/>
              </w:rPr>
              <w:t>3</w:t>
            </w:r>
            <w:r w:rsidR="00AC3BB1">
              <w:rPr>
                <w:noProof/>
                <w:webHidden/>
              </w:rPr>
              <w:fldChar w:fldCharType="end"/>
            </w:r>
          </w:hyperlink>
        </w:p>
        <w:p w14:paraId="6E00A7F5" w14:textId="381FEFB0" w:rsidR="00AC3BB1" w:rsidRDefault="00AC3BB1">
          <w:pPr>
            <w:pStyle w:val="TDC2"/>
            <w:tabs>
              <w:tab w:val="right" w:leader="dot" w:pos="8494"/>
            </w:tabs>
            <w:rPr>
              <w:rFonts w:eastAsiaTheme="minorEastAsia"/>
              <w:noProof/>
              <w:lang w:eastAsia="es-ES"/>
            </w:rPr>
          </w:pPr>
          <w:hyperlink w:anchor="_Toc115073851" w:history="1">
            <w:r w:rsidRPr="00240946">
              <w:rPr>
                <w:rStyle w:val="Hipervnculo"/>
                <w:noProof/>
              </w:rPr>
              <w:t>Open-In-Browser</w:t>
            </w:r>
            <w:r>
              <w:rPr>
                <w:noProof/>
                <w:webHidden/>
              </w:rPr>
              <w:tab/>
            </w:r>
            <w:r>
              <w:rPr>
                <w:noProof/>
                <w:webHidden/>
              </w:rPr>
              <w:fldChar w:fldCharType="begin"/>
            </w:r>
            <w:r>
              <w:rPr>
                <w:noProof/>
                <w:webHidden/>
              </w:rPr>
              <w:instrText xml:space="preserve"> PAGEREF _Toc115073851 \h </w:instrText>
            </w:r>
            <w:r>
              <w:rPr>
                <w:noProof/>
                <w:webHidden/>
              </w:rPr>
            </w:r>
            <w:r>
              <w:rPr>
                <w:noProof/>
                <w:webHidden/>
              </w:rPr>
              <w:fldChar w:fldCharType="separate"/>
            </w:r>
            <w:r>
              <w:rPr>
                <w:noProof/>
                <w:webHidden/>
              </w:rPr>
              <w:t>3</w:t>
            </w:r>
            <w:r>
              <w:rPr>
                <w:noProof/>
                <w:webHidden/>
              </w:rPr>
              <w:fldChar w:fldCharType="end"/>
            </w:r>
          </w:hyperlink>
        </w:p>
        <w:p w14:paraId="2A38559F" w14:textId="08572729" w:rsidR="00AC3BB1" w:rsidRDefault="00AC3BB1">
          <w:pPr>
            <w:pStyle w:val="TDC2"/>
            <w:tabs>
              <w:tab w:val="right" w:leader="dot" w:pos="8494"/>
            </w:tabs>
            <w:rPr>
              <w:rFonts w:eastAsiaTheme="minorEastAsia"/>
              <w:noProof/>
              <w:lang w:eastAsia="es-ES"/>
            </w:rPr>
          </w:pPr>
          <w:hyperlink w:anchor="_Toc115073852" w:history="1">
            <w:r w:rsidRPr="00240946">
              <w:rPr>
                <w:rStyle w:val="Hipervnculo"/>
                <w:noProof/>
              </w:rPr>
              <w:t>Quokka</w:t>
            </w:r>
            <w:r>
              <w:rPr>
                <w:noProof/>
                <w:webHidden/>
              </w:rPr>
              <w:tab/>
            </w:r>
            <w:r>
              <w:rPr>
                <w:noProof/>
                <w:webHidden/>
              </w:rPr>
              <w:fldChar w:fldCharType="begin"/>
            </w:r>
            <w:r>
              <w:rPr>
                <w:noProof/>
                <w:webHidden/>
              </w:rPr>
              <w:instrText xml:space="preserve"> PAGEREF _Toc115073852 \h </w:instrText>
            </w:r>
            <w:r>
              <w:rPr>
                <w:noProof/>
                <w:webHidden/>
              </w:rPr>
            </w:r>
            <w:r>
              <w:rPr>
                <w:noProof/>
                <w:webHidden/>
              </w:rPr>
              <w:fldChar w:fldCharType="separate"/>
            </w:r>
            <w:r>
              <w:rPr>
                <w:noProof/>
                <w:webHidden/>
              </w:rPr>
              <w:t>3</w:t>
            </w:r>
            <w:r>
              <w:rPr>
                <w:noProof/>
                <w:webHidden/>
              </w:rPr>
              <w:fldChar w:fldCharType="end"/>
            </w:r>
          </w:hyperlink>
        </w:p>
        <w:p w14:paraId="4E3972BA" w14:textId="29E774E1" w:rsidR="00AC3BB1" w:rsidRDefault="00AC3BB1">
          <w:pPr>
            <w:pStyle w:val="TDC2"/>
            <w:tabs>
              <w:tab w:val="right" w:leader="dot" w:pos="8494"/>
            </w:tabs>
            <w:rPr>
              <w:rFonts w:eastAsiaTheme="minorEastAsia"/>
              <w:noProof/>
              <w:lang w:eastAsia="es-ES"/>
            </w:rPr>
          </w:pPr>
          <w:hyperlink w:anchor="_Toc115073853" w:history="1">
            <w:r w:rsidRPr="00240946">
              <w:rPr>
                <w:rStyle w:val="Hipervnculo"/>
                <w:noProof/>
              </w:rPr>
              <w:t>Faker</w:t>
            </w:r>
            <w:r>
              <w:rPr>
                <w:noProof/>
                <w:webHidden/>
              </w:rPr>
              <w:tab/>
            </w:r>
            <w:r>
              <w:rPr>
                <w:noProof/>
                <w:webHidden/>
              </w:rPr>
              <w:fldChar w:fldCharType="begin"/>
            </w:r>
            <w:r>
              <w:rPr>
                <w:noProof/>
                <w:webHidden/>
              </w:rPr>
              <w:instrText xml:space="preserve"> PAGEREF _Toc115073853 \h </w:instrText>
            </w:r>
            <w:r>
              <w:rPr>
                <w:noProof/>
                <w:webHidden/>
              </w:rPr>
            </w:r>
            <w:r>
              <w:rPr>
                <w:noProof/>
                <w:webHidden/>
              </w:rPr>
              <w:fldChar w:fldCharType="separate"/>
            </w:r>
            <w:r>
              <w:rPr>
                <w:noProof/>
                <w:webHidden/>
              </w:rPr>
              <w:t>3</w:t>
            </w:r>
            <w:r>
              <w:rPr>
                <w:noProof/>
                <w:webHidden/>
              </w:rPr>
              <w:fldChar w:fldCharType="end"/>
            </w:r>
          </w:hyperlink>
        </w:p>
        <w:p w14:paraId="0CF32BBB" w14:textId="51B7688E" w:rsidR="00AC3BB1" w:rsidRDefault="00AC3BB1">
          <w:pPr>
            <w:pStyle w:val="TDC2"/>
            <w:tabs>
              <w:tab w:val="right" w:leader="dot" w:pos="8494"/>
            </w:tabs>
            <w:rPr>
              <w:rFonts w:eastAsiaTheme="minorEastAsia"/>
              <w:noProof/>
              <w:lang w:eastAsia="es-ES"/>
            </w:rPr>
          </w:pPr>
          <w:hyperlink w:anchor="_Toc115073854" w:history="1">
            <w:r w:rsidRPr="00240946">
              <w:rPr>
                <w:rStyle w:val="Hipervnculo"/>
                <w:noProof/>
              </w:rPr>
              <w:t>CSS Peek</w:t>
            </w:r>
            <w:r>
              <w:rPr>
                <w:noProof/>
                <w:webHidden/>
              </w:rPr>
              <w:tab/>
            </w:r>
            <w:r>
              <w:rPr>
                <w:noProof/>
                <w:webHidden/>
              </w:rPr>
              <w:fldChar w:fldCharType="begin"/>
            </w:r>
            <w:r>
              <w:rPr>
                <w:noProof/>
                <w:webHidden/>
              </w:rPr>
              <w:instrText xml:space="preserve"> PAGEREF _Toc115073854 \h </w:instrText>
            </w:r>
            <w:r>
              <w:rPr>
                <w:noProof/>
                <w:webHidden/>
              </w:rPr>
            </w:r>
            <w:r>
              <w:rPr>
                <w:noProof/>
                <w:webHidden/>
              </w:rPr>
              <w:fldChar w:fldCharType="separate"/>
            </w:r>
            <w:r>
              <w:rPr>
                <w:noProof/>
                <w:webHidden/>
              </w:rPr>
              <w:t>3</w:t>
            </w:r>
            <w:r>
              <w:rPr>
                <w:noProof/>
                <w:webHidden/>
              </w:rPr>
              <w:fldChar w:fldCharType="end"/>
            </w:r>
          </w:hyperlink>
        </w:p>
        <w:p w14:paraId="67E15676" w14:textId="67C759F9" w:rsidR="00AC3BB1" w:rsidRDefault="00AC3BB1">
          <w:pPr>
            <w:pStyle w:val="TDC2"/>
            <w:tabs>
              <w:tab w:val="right" w:leader="dot" w:pos="8494"/>
            </w:tabs>
            <w:rPr>
              <w:rFonts w:eastAsiaTheme="minorEastAsia"/>
              <w:noProof/>
              <w:lang w:eastAsia="es-ES"/>
            </w:rPr>
          </w:pPr>
          <w:hyperlink w:anchor="_Toc115073855" w:history="1">
            <w:r w:rsidRPr="00240946">
              <w:rPr>
                <w:rStyle w:val="Hipervnculo"/>
                <w:noProof/>
              </w:rPr>
              <w:t>HTML Boilerplate</w:t>
            </w:r>
            <w:r>
              <w:rPr>
                <w:noProof/>
                <w:webHidden/>
              </w:rPr>
              <w:tab/>
            </w:r>
            <w:r>
              <w:rPr>
                <w:noProof/>
                <w:webHidden/>
              </w:rPr>
              <w:fldChar w:fldCharType="begin"/>
            </w:r>
            <w:r>
              <w:rPr>
                <w:noProof/>
                <w:webHidden/>
              </w:rPr>
              <w:instrText xml:space="preserve"> PAGEREF _Toc115073855 \h </w:instrText>
            </w:r>
            <w:r>
              <w:rPr>
                <w:noProof/>
                <w:webHidden/>
              </w:rPr>
            </w:r>
            <w:r>
              <w:rPr>
                <w:noProof/>
                <w:webHidden/>
              </w:rPr>
              <w:fldChar w:fldCharType="separate"/>
            </w:r>
            <w:r>
              <w:rPr>
                <w:noProof/>
                <w:webHidden/>
              </w:rPr>
              <w:t>3</w:t>
            </w:r>
            <w:r>
              <w:rPr>
                <w:noProof/>
                <w:webHidden/>
              </w:rPr>
              <w:fldChar w:fldCharType="end"/>
            </w:r>
          </w:hyperlink>
        </w:p>
        <w:p w14:paraId="4ABEC92E" w14:textId="1ACBBE74" w:rsidR="00AC3BB1" w:rsidRDefault="00AC3BB1">
          <w:pPr>
            <w:pStyle w:val="TDC2"/>
            <w:tabs>
              <w:tab w:val="right" w:leader="dot" w:pos="8494"/>
            </w:tabs>
            <w:rPr>
              <w:rFonts w:eastAsiaTheme="minorEastAsia"/>
              <w:noProof/>
              <w:lang w:eastAsia="es-ES"/>
            </w:rPr>
          </w:pPr>
          <w:hyperlink w:anchor="_Toc115073856" w:history="1">
            <w:r w:rsidRPr="00240946">
              <w:rPr>
                <w:rStyle w:val="Hipervnculo"/>
                <w:noProof/>
              </w:rPr>
              <w:t>Prettier</w:t>
            </w:r>
            <w:r>
              <w:rPr>
                <w:noProof/>
                <w:webHidden/>
              </w:rPr>
              <w:tab/>
            </w:r>
            <w:r>
              <w:rPr>
                <w:noProof/>
                <w:webHidden/>
              </w:rPr>
              <w:fldChar w:fldCharType="begin"/>
            </w:r>
            <w:r>
              <w:rPr>
                <w:noProof/>
                <w:webHidden/>
              </w:rPr>
              <w:instrText xml:space="preserve"> PAGEREF _Toc115073856 \h </w:instrText>
            </w:r>
            <w:r>
              <w:rPr>
                <w:noProof/>
                <w:webHidden/>
              </w:rPr>
            </w:r>
            <w:r>
              <w:rPr>
                <w:noProof/>
                <w:webHidden/>
              </w:rPr>
              <w:fldChar w:fldCharType="separate"/>
            </w:r>
            <w:r>
              <w:rPr>
                <w:noProof/>
                <w:webHidden/>
              </w:rPr>
              <w:t>4</w:t>
            </w:r>
            <w:r>
              <w:rPr>
                <w:noProof/>
                <w:webHidden/>
              </w:rPr>
              <w:fldChar w:fldCharType="end"/>
            </w:r>
          </w:hyperlink>
        </w:p>
        <w:p w14:paraId="1438BB29" w14:textId="0CFB6E2C" w:rsidR="00AC3BB1" w:rsidRDefault="00AC3BB1">
          <w:pPr>
            <w:pStyle w:val="TDC2"/>
            <w:tabs>
              <w:tab w:val="right" w:leader="dot" w:pos="8494"/>
            </w:tabs>
            <w:rPr>
              <w:rFonts w:eastAsiaTheme="minorEastAsia"/>
              <w:noProof/>
              <w:lang w:eastAsia="es-ES"/>
            </w:rPr>
          </w:pPr>
          <w:hyperlink w:anchor="_Toc115073857" w:history="1">
            <w:r w:rsidRPr="00240946">
              <w:rPr>
                <w:rStyle w:val="Hipervnculo"/>
                <w:noProof/>
              </w:rPr>
              <w:t>Color Info</w:t>
            </w:r>
            <w:r>
              <w:rPr>
                <w:noProof/>
                <w:webHidden/>
              </w:rPr>
              <w:tab/>
            </w:r>
            <w:r>
              <w:rPr>
                <w:noProof/>
                <w:webHidden/>
              </w:rPr>
              <w:fldChar w:fldCharType="begin"/>
            </w:r>
            <w:r>
              <w:rPr>
                <w:noProof/>
                <w:webHidden/>
              </w:rPr>
              <w:instrText xml:space="preserve"> PAGEREF _Toc115073857 \h </w:instrText>
            </w:r>
            <w:r>
              <w:rPr>
                <w:noProof/>
                <w:webHidden/>
              </w:rPr>
            </w:r>
            <w:r>
              <w:rPr>
                <w:noProof/>
                <w:webHidden/>
              </w:rPr>
              <w:fldChar w:fldCharType="separate"/>
            </w:r>
            <w:r>
              <w:rPr>
                <w:noProof/>
                <w:webHidden/>
              </w:rPr>
              <w:t>4</w:t>
            </w:r>
            <w:r>
              <w:rPr>
                <w:noProof/>
                <w:webHidden/>
              </w:rPr>
              <w:fldChar w:fldCharType="end"/>
            </w:r>
          </w:hyperlink>
        </w:p>
        <w:p w14:paraId="5F70D861" w14:textId="40658C88" w:rsidR="00AC3BB1" w:rsidRDefault="00AC3BB1">
          <w:pPr>
            <w:pStyle w:val="TDC2"/>
            <w:tabs>
              <w:tab w:val="right" w:leader="dot" w:pos="8494"/>
            </w:tabs>
            <w:rPr>
              <w:rFonts w:eastAsiaTheme="minorEastAsia"/>
              <w:noProof/>
              <w:lang w:eastAsia="es-ES"/>
            </w:rPr>
          </w:pPr>
          <w:hyperlink w:anchor="_Toc115073858" w:history="1">
            <w:r w:rsidRPr="00240946">
              <w:rPr>
                <w:rStyle w:val="Hipervnculo"/>
                <w:noProof/>
              </w:rPr>
              <w:t>SVG Viewer</w:t>
            </w:r>
            <w:r>
              <w:rPr>
                <w:noProof/>
                <w:webHidden/>
              </w:rPr>
              <w:tab/>
            </w:r>
            <w:r>
              <w:rPr>
                <w:noProof/>
                <w:webHidden/>
              </w:rPr>
              <w:fldChar w:fldCharType="begin"/>
            </w:r>
            <w:r>
              <w:rPr>
                <w:noProof/>
                <w:webHidden/>
              </w:rPr>
              <w:instrText xml:space="preserve"> PAGEREF _Toc115073858 \h </w:instrText>
            </w:r>
            <w:r>
              <w:rPr>
                <w:noProof/>
                <w:webHidden/>
              </w:rPr>
            </w:r>
            <w:r>
              <w:rPr>
                <w:noProof/>
                <w:webHidden/>
              </w:rPr>
              <w:fldChar w:fldCharType="separate"/>
            </w:r>
            <w:r>
              <w:rPr>
                <w:noProof/>
                <w:webHidden/>
              </w:rPr>
              <w:t>4</w:t>
            </w:r>
            <w:r>
              <w:rPr>
                <w:noProof/>
                <w:webHidden/>
              </w:rPr>
              <w:fldChar w:fldCharType="end"/>
            </w:r>
          </w:hyperlink>
        </w:p>
        <w:p w14:paraId="0729DBD5" w14:textId="1C315C19" w:rsidR="00AC3BB1" w:rsidRDefault="00AC3BB1">
          <w:pPr>
            <w:pStyle w:val="TDC2"/>
            <w:tabs>
              <w:tab w:val="right" w:leader="dot" w:pos="8494"/>
            </w:tabs>
            <w:rPr>
              <w:rFonts w:eastAsiaTheme="minorEastAsia"/>
              <w:noProof/>
              <w:lang w:eastAsia="es-ES"/>
            </w:rPr>
          </w:pPr>
          <w:hyperlink w:anchor="_Toc115073859" w:history="1">
            <w:r w:rsidRPr="00240946">
              <w:rPr>
                <w:rStyle w:val="Hipervnculo"/>
                <w:noProof/>
              </w:rPr>
              <w:t>Icon Fonts</w:t>
            </w:r>
            <w:r>
              <w:rPr>
                <w:noProof/>
                <w:webHidden/>
              </w:rPr>
              <w:tab/>
            </w:r>
            <w:r>
              <w:rPr>
                <w:noProof/>
                <w:webHidden/>
              </w:rPr>
              <w:fldChar w:fldCharType="begin"/>
            </w:r>
            <w:r>
              <w:rPr>
                <w:noProof/>
                <w:webHidden/>
              </w:rPr>
              <w:instrText xml:space="preserve"> PAGEREF _Toc115073859 \h </w:instrText>
            </w:r>
            <w:r>
              <w:rPr>
                <w:noProof/>
                <w:webHidden/>
              </w:rPr>
            </w:r>
            <w:r>
              <w:rPr>
                <w:noProof/>
                <w:webHidden/>
              </w:rPr>
              <w:fldChar w:fldCharType="separate"/>
            </w:r>
            <w:r>
              <w:rPr>
                <w:noProof/>
                <w:webHidden/>
              </w:rPr>
              <w:t>4</w:t>
            </w:r>
            <w:r>
              <w:rPr>
                <w:noProof/>
                <w:webHidden/>
              </w:rPr>
              <w:fldChar w:fldCharType="end"/>
            </w:r>
          </w:hyperlink>
        </w:p>
        <w:p w14:paraId="6BE31EA4" w14:textId="6A86326F" w:rsidR="00AC3BB1" w:rsidRDefault="00AC3BB1">
          <w:pPr>
            <w:pStyle w:val="TDC2"/>
            <w:tabs>
              <w:tab w:val="right" w:leader="dot" w:pos="8494"/>
            </w:tabs>
            <w:rPr>
              <w:rFonts w:eastAsiaTheme="minorEastAsia"/>
              <w:noProof/>
              <w:lang w:eastAsia="es-ES"/>
            </w:rPr>
          </w:pPr>
          <w:hyperlink w:anchor="_Toc115073860" w:history="1">
            <w:r w:rsidRPr="00240946">
              <w:rPr>
                <w:rStyle w:val="Hipervnculo"/>
                <w:noProof/>
              </w:rPr>
              <w:t>Minify</w:t>
            </w:r>
            <w:r>
              <w:rPr>
                <w:noProof/>
                <w:webHidden/>
              </w:rPr>
              <w:tab/>
            </w:r>
            <w:r>
              <w:rPr>
                <w:noProof/>
                <w:webHidden/>
              </w:rPr>
              <w:fldChar w:fldCharType="begin"/>
            </w:r>
            <w:r>
              <w:rPr>
                <w:noProof/>
                <w:webHidden/>
              </w:rPr>
              <w:instrText xml:space="preserve"> PAGEREF _Toc115073860 \h </w:instrText>
            </w:r>
            <w:r>
              <w:rPr>
                <w:noProof/>
                <w:webHidden/>
              </w:rPr>
            </w:r>
            <w:r>
              <w:rPr>
                <w:noProof/>
                <w:webHidden/>
              </w:rPr>
              <w:fldChar w:fldCharType="separate"/>
            </w:r>
            <w:r>
              <w:rPr>
                <w:noProof/>
                <w:webHidden/>
              </w:rPr>
              <w:t>4</w:t>
            </w:r>
            <w:r>
              <w:rPr>
                <w:noProof/>
                <w:webHidden/>
              </w:rPr>
              <w:fldChar w:fldCharType="end"/>
            </w:r>
          </w:hyperlink>
        </w:p>
        <w:p w14:paraId="3BD65891" w14:textId="031B767D" w:rsidR="00394FE4" w:rsidRDefault="00394FE4">
          <w:r>
            <w:rPr>
              <w:b/>
              <w:bCs/>
            </w:rPr>
            <w:fldChar w:fldCharType="end"/>
          </w:r>
        </w:p>
      </w:sdtContent>
    </w:sdt>
    <w:p w14:paraId="32B906AB" w14:textId="714C0CF5" w:rsidR="00394FE4" w:rsidRDefault="00394FE4">
      <w:r>
        <w:br w:type="page"/>
      </w:r>
    </w:p>
    <w:p w14:paraId="322A4E27" w14:textId="77777777" w:rsidR="00AC3BB1" w:rsidRPr="0036596F" w:rsidRDefault="00AC3BB1" w:rsidP="00AC3BB1">
      <w:pPr>
        <w:pStyle w:val="Ttulo1"/>
        <w:rPr>
          <w:rFonts w:eastAsia="Times New Roman"/>
          <w:lang w:eastAsia="es-ES"/>
        </w:rPr>
      </w:pPr>
      <w:bookmarkStart w:id="0" w:name="_Toc115073850"/>
      <w:r w:rsidRPr="0036596F">
        <w:rPr>
          <w:rFonts w:eastAsia="Times New Roman"/>
          <w:lang w:eastAsia="es-ES"/>
        </w:rPr>
        <w:lastRenderedPageBreak/>
        <w:t xml:space="preserve">10 </w:t>
      </w:r>
      <w:proofErr w:type="spellStart"/>
      <w:r w:rsidRPr="0036596F">
        <w:rPr>
          <w:rFonts w:eastAsia="Times New Roman"/>
          <w:lang w:eastAsia="es-ES"/>
        </w:rPr>
        <w:t>plugins</w:t>
      </w:r>
      <w:proofErr w:type="spellEnd"/>
      <w:r w:rsidRPr="0036596F">
        <w:rPr>
          <w:rFonts w:eastAsia="Times New Roman"/>
          <w:lang w:eastAsia="es-ES"/>
        </w:rPr>
        <w:t xml:space="preserve"> imprescindibles para Visual Studio </w:t>
      </w:r>
      <w:proofErr w:type="spellStart"/>
      <w:r w:rsidRPr="0036596F">
        <w:rPr>
          <w:rFonts w:eastAsia="Times New Roman"/>
          <w:lang w:eastAsia="es-ES"/>
        </w:rPr>
        <w:t>Code</w:t>
      </w:r>
      <w:bookmarkEnd w:id="0"/>
      <w:proofErr w:type="spellEnd"/>
    </w:p>
    <w:p w14:paraId="1C050516" w14:textId="77777777" w:rsidR="00AC3BB1" w:rsidRPr="0036596F" w:rsidRDefault="00AC3BB1" w:rsidP="00AC3BB1">
      <w:pPr>
        <w:shd w:val="clear" w:color="auto" w:fill="FFFFFF"/>
        <w:spacing w:after="0" w:line="240" w:lineRule="auto"/>
        <w:jc w:val="center"/>
        <w:rPr>
          <w:ins w:id="1" w:author="Unknown"/>
          <w:rFonts w:ascii="Helvetica" w:eastAsia="Times New Roman" w:hAnsi="Helvetica" w:cs="Helvetica"/>
          <w:color w:val="333333"/>
          <w:sz w:val="18"/>
          <w:szCs w:val="18"/>
          <w:lang w:eastAsia="es-ES"/>
        </w:rPr>
      </w:pPr>
      <w:r w:rsidRPr="0036596F">
        <w:rPr>
          <w:rFonts w:ascii="Helvetica" w:eastAsia="Times New Roman" w:hAnsi="Helvetica" w:cs="Helvetica"/>
          <w:color w:val="333333"/>
          <w:sz w:val="18"/>
          <w:szCs w:val="18"/>
          <w:lang w:eastAsia="es-ES"/>
        </w:rPr>
        <w:br/>
      </w:r>
    </w:p>
    <w:p w14:paraId="07A0EB72" w14:textId="77777777" w:rsidR="00AC3BB1" w:rsidRPr="0036596F" w:rsidRDefault="00AC3BB1" w:rsidP="00AC3BB1">
      <w:pPr>
        <w:shd w:val="clear" w:color="auto" w:fill="FFFFFF"/>
        <w:spacing w:after="0" w:line="240" w:lineRule="auto"/>
        <w:rPr>
          <w:rFonts w:ascii="Helvetica" w:eastAsia="Times New Roman" w:hAnsi="Helvetica" w:cs="Helvetica"/>
          <w:color w:val="333333"/>
          <w:sz w:val="18"/>
          <w:szCs w:val="18"/>
          <w:lang w:eastAsia="es-ES"/>
        </w:rPr>
      </w:pPr>
      <w:r w:rsidRPr="0036596F">
        <w:rPr>
          <w:rFonts w:ascii="Helvetica" w:eastAsia="Times New Roman" w:hAnsi="Helvetica" w:cs="Helvetica"/>
          <w:noProof/>
          <w:color w:val="333333"/>
          <w:sz w:val="18"/>
          <w:szCs w:val="18"/>
          <w:lang w:eastAsia="es-ES"/>
        </w:rPr>
        <w:drawing>
          <wp:inline distT="0" distB="0" distL="0" distR="0" wp14:anchorId="35287978" wp14:editId="6CC8B00E">
            <wp:extent cx="5400040" cy="278003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0030"/>
                    </a:xfrm>
                    <a:prstGeom prst="rect">
                      <a:avLst/>
                    </a:prstGeom>
                    <a:noFill/>
                    <a:ln>
                      <a:noFill/>
                    </a:ln>
                  </pic:spPr>
                </pic:pic>
              </a:graphicData>
            </a:graphic>
          </wp:inline>
        </w:drawing>
      </w:r>
    </w:p>
    <w:p w14:paraId="43752EB5"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Visual Studio </w:t>
      </w:r>
      <w:proofErr w:type="spellStart"/>
      <w:r w:rsidRPr="0036596F">
        <w:rPr>
          <w:rFonts w:ascii="Helvetica" w:eastAsia="Times New Roman" w:hAnsi="Helvetica" w:cs="Helvetica"/>
          <w:color w:val="757575"/>
          <w:sz w:val="21"/>
          <w:szCs w:val="21"/>
          <w:lang w:eastAsia="es-ES"/>
        </w:rPr>
        <w:t>Code</w:t>
      </w:r>
      <w:proofErr w:type="spellEnd"/>
      <w:r w:rsidRPr="0036596F">
        <w:rPr>
          <w:rFonts w:ascii="Helvetica" w:eastAsia="Times New Roman" w:hAnsi="Helvetica" w:cs="Helvetica"/>
          <w:color w:val="757575"/>
          <w:sz w:val="21"/>
          <w:szCs w:val="21"/>
          <w:lang w:eastAsia="es-ES"/>
        </w:rPr>
        <w:t xml:space="preserve"> es un editor de texto gratuito y multiplataforma desarrollado por Microsoft. Se está convirtiendo en el favorito de mucha gente debido a su excelente rendimiento y a la gran cantidad de características que ofrece.</w:t>
      </w:r>
    </w:p>
    <w:p w14:paraId="018DBBBC"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Al igual que la mayoría de </w:t>
      </w:r>
      <w:proofErr w:type="spellStart"/>
      <w:r w:rsidRPr="0036596F">
        <w:rPr>
          <w:rFonts w:ascii="Helvetica" w:eastAsia="Times New Roman" w:hAnsi="Helvetica" w:cs="Helvetica"/>
          <w:color w:val="757575"/>
          <w:sz w:val="21"/>
          <w:szCs w:val="21"/>
          <w:lang w:eastAsia="es-ES"/>
        </w:rPr>
        <w:t>IDEs</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VSCode</w:t>
      </w:r>
      <w:proofErr w:type="spellEnd"/>
      <w:r w:rsidRPr="0036596F">
        <w:rPr>
          <w:rFonts w:ascii="Helvetica" w:eastAsia="Times New Roman" w:hAnsi="Helvetica" w:cs="Helvetica"/>
          <w:color w:val="757575"/>
          <w:sz w:val="21"/>
          <w:szCs w:val="21"/>
          <w:lang w:eastAsia="es-ES"/>
        </w:rPr>
        <w:t xml:space="preserve"> cuenta con un extenso </w:t>
      </w:r>
      <w:proofErr w:type="spellStart"/>
      <w:r w:rsidRPr="0036596F">
        <w:rPr>
          <w:rFonts w:ascii="Helvetica" w:eastAsia="Times New Roman" w:hAnsi="Helvetica" w:cs="Helvetica"/>
          <w:color w:val="757575"/>
          <w:sz w:val="21"/>
          <w:szCs w:val="21"/>
          <w:lang w:eastAsia="es-ES"/>
        </w:rPr>
        <w:t>marketplace</w:t>
      </w:r>
      <w:proofErr w:type="spellEnd"/>
      <w:r w:rsidRPr="0036596F">
        <w:rPr>
          <w:rFonts w:ascii="Helvetica" w:eastAsia="Times New Roman" w:hAnsi="Helvetica" w:cs="Helvetica"/>
          <w:color w:val="757575"/>
          <w:sz w:val="21"/>
          <w:szCs w:val="21"/>
          <w:lang w:eastAsia="es-ES"/>
        </w:rPr>
        <w:t xml:space="preserve"> que contiene miles de </w:t>
      </w:r>
      <w:proofErr w:type="spellStart"/>
      <w:r w:rsidRPr="0036596F">
        <w:rPr>
          <w:rFonts w:ascii="Helvetica" w:eastAsia="Times New Roman" w:hAnsi="Helvetica" w:cs="Helvetica"/>
          <w:color w:val="757575"/>
          <w:sz w:val="21"/>
          <w:szCs w:val="21"/>
          <w:lang w:eastAsia="es-ES"/>
        </w:rPr>
        <w:t>plugins</w:t>
      </w:r>
      <w:proofErr w:type="spellEnd"/>
      <w:r w:rsidRPr="0036596F">
        <w:rPr>
          <w:rFonts w:ascii="Helvetica" w:eastAsia="Times New Roman" w:hAnsi="Helvetica" w:cs="Helvetica"/>
          <w:color w:val="757575"/>
          <w:sz w:val="21"/>
          <w:szCs w:val="21"/>
          <w:lang w:eastAsia="es-ES"/>
        </w:rPr>
        <w:t xml:space="preserve"> de distinta calidad. Para ayudarte a elegir los que merece la pena descargar, hemos hecho esta colección de los </w:t>
      </w:r>
      <w:proofErr w:type="spellStart"/>
      <w:r w:rsidRPr="0036596F">
        <w:rPr>
          <w:rFonts w:ascii="Helvetica" w:eastAsia="Times New Roman" w:hAnsi="Helvetica" w:cs="Helvetica"/>
          <w:color w:val="757575"/>
          <w:sz w:val="21"/>
          <w:szCs w:val="21"/>
          <w:lang w:eastAsia="es-ES"/>
        </w:rPr>
        <w:t>plugins</w:t>
      </w:r>
      <w:proofErr w:type="spellEnd"/>
      <w:r w:rsidRPr="0036596F">
        <w:rPr>
          <w:rFonts w:ascii="Helvetica" w:eastAsia="Times New Roman" w:hAnsi="Helvetica" w:cs="Helvetica"/>
          <w:color w:val="757575"/>
          <w:sz w:val="21"/>
          <w:szCs w:val="21"/>
          <w:lang w:eastAsia="es-ES"/>
        </w:rPr>
        <w:t xml:space="preserve"> que hemos encontrado más útiles y divertidos.</w:t>
      </w:r>
    </w:p>
    <w:p w14:paraId="3567D6F1" w14:textId="77777777" w:rsidR="00AC3BB1" w:rsidRPr="00AC3BB1" w:rsidRDefault="00AC3BB1" w:rsidP="00AC3BB1">
      <w:pPr>
        <w:pStyle w:val="Ttulo2"/>
      </w:pPr>
      <w:hyperlink r:id="rId16" w:tgtFrame="_blank" w:history="1">
        <w:bookmarkStart w:id="2" w:name="_Toc115073851"/>
        <w:r w:rsidRPr="00AC3BB1">
          <w:t>Open-In-Browser</w:t>
        </w:r>
        <w:bookmarkEnd w:id="2"/>
      </w:hyperlink>
    </w:p>
    <w:p w14:paraId="6BADA581"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proofErr w:type="spellStart"/>
      <w:r w:rsidRPr="0036596F">
        <w:rPr>
          <w:rFonts w:ascii="Helvetica" w:eastAsia="Times New Roman" w:hAnsi="Helvetica" w:cs="Helvetica"/>
          <w:color w:val="757575"/>
          <w:sz w:val="21"/>
          <w:szCs w:val="21"/>
          <w:lang w:eastAsia="es-ES"/>
        </w:rPr>
        <w:t>VSCode</w:t>
      </w:r>
      <w:proofErr w:type="spellEnd"/>
      <w:r w:rsidRPr="0036596F">
        <w:rPr>
          <w:rFonts w:ascii="Helvetica" w:eastAsia="Times New Roman" w:hAnsi="Helvetica" w:cs="Helvetica"/>
          <w:color w:val="757575"/>
          <w:sz w:val="21"/>
          <w:szCs w:val="21"/>
          <w:lang w:eastAsia="es-ES"/>
        </w:rPr>
        <w:t xml:space="preserve"> no cuenta con ninguna interfaz integrada para abrir archivos directamente desde el navegador. Esta extensión agrega una opción llamada “Abrir con el navegador por defecto” al menú contextual, así como atajos de teclado para abrir en el navegador que prefieras (Firefox, Chrome, Edge).</w:t>
      </w:r>
    </w:p>
    <w:p w14:paraId="7FB335E1" w14:textId="77777777" w:rsidR="00AC3BB1" w:rsidRPr="00AC3BB1" w:rsidRDefault="00AC3BB1" w:rsidP="00AC3BB1">
      <w:pPr>
        <w:pStyle w:val="Ttulo2"/>
      </w:pPr>
      <w:hyperlink r:id="rId17" w:tgtFrame="_blank" w:history="1">
        <w:bookmarkStart w:id="3" w:name="_Toc115073852"/>
        <w:proofErr w:type="spellStart"/>
        <w:r w:rsidRPr="00AC3BB1">
          <w:t>Quokka</w:t>
        </w:r>
        <w:bookmarkEnd w:id="3"/>
        <w:proofErr w:type="spellEnd"/>
      </w:hyperlink>
    </w:p>
    <w:p w14:paraId="1926E7DC"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proofErr w:type="spellStart"/>
      <w:r w:rsidRPr="0036596F">
        <w:rPr>
          <w:rFonts w:ascii="Helvetica" w:eastAsia="Times New Roman" w:hAnsi="Helvetica" w:cs="Helvetica"/>
          <w:color w:val="757575"/>
          <w:sz w:val="21"/>
          <w:szCs w:val="21"/>
          <w:lang w:eastAsia="es-ES"/>
        </w:rPr>
        <w:t>Quokka</w:t>
      </w:r>
      <w:proofErr w:type="spellEnd"/>
      <w:r w:rsidRPr="0036596F">
        <w:rPr>
          <w:rFonts w:ascii="Helvetica" w:eastAsia="Times New Roman" w:hAnsi="Helvetica" w:cs="Helvetica"/>
          <w:color w:val="757575"/>
          <w:sz w:val="21"/>
          <w:szCs w:val="21"/>
          <w:lang w:eastAsia="es-ES"/>
        </w:rPr>
        <w:t xml:space="preserve"> es una herramienta de depuración que te da </w:t>
      </w:r>
      <w:proofErr w:type="spellStart"/>
      <w:r w:rsidRPr="0036596F">
        <w:rPr>
          <w:rFonts w:ascii="Helvetica" w:eastAsia="Times New Roman" w:hAnsi="Helvetica" w:cs="Helvetica"/>
          <w:color w:val="757575"/>
          <w:sz w:val="21"/>
          <w:szCs w:val="21"/>
          <w:lang w:eastAsia="es-ES"/>
        </w:rPr>
        <w:t>feedback</w:t>
      </w:r>
      <w:proofErr w:type="spellEnd"/>
      <w:r w:rsidRPr="0036596F">
        <w:rPr>
          <w:rFonts w:ascii="Helvetica" w:eastAsia="Times New Roman" w:hAnsi="Helvetica" w:cs="Helvetica"/>
          <w:color w:val="757575"/>
          <w:sz w:val="21"/>
          <w:szCs w:val="21"/>
          <w:lang w:eastAsia="es-ES"/>
        </w:rPr>
        <w:t xml:space="preserve"> en vivo sobre el código que estás escribiendo. Muestra </w:t>
      </w:r>
      <w:proofErr w:type="spellStart"/>
      <w:r w:rsidRPr="0036596F">
        <w:rPr>
          <w:rFonts w:ascii="Helvetica" w:eastAsia="Times New Roman" w:hAnsi="Helvetica" w:cs="Helvetica"/>
          <w:color w:val="757575"/>
          <w:sz w:val="21"/>
          <w:szCs w:val="21"/>
          <w:lang w:eastAsia="es-ES"/>
        </w:rPr>
        <w:t>previews</w:t>
      </w:r>
      <w:proofErr w:type="spellEnd"/>
      <w:r w:rsidRPr="0036596F">
        <w:rPr>
          <w:rFonts w:ascii="Helvetica" w:eastAsia="Times New Roman" w:hAnsi="Helvetica" w:cs="Helvetica"/>
          <w:color w:val="757575"/>
          <w:sz w:val="21"/>
          <w:szCs w:val="21"/>
          <w:lang w:eastAsia="es-ES"/>
        </w:rPr>
        <w:t xml:space="preserve"> de los resultados de las funciones y los valores calculados de las variables. La extensión es fácil de configurar y funciona </w:t>
      </w:r>
      <w:proofErr w:type="spellStart"/>
      <w:r w:rsidRPr="0036596F">
        <w:rPr>
          <w:rFonts w:ascii="Helvetica" w:eastAsia="Times New Roman" w:hAnsi="Helvetica" w:cs="Helvetica"/>
          <w:color w:val="757575"/>
          <w:sz w:val="21"/>
          <w:szCs w:val="21"/>
          <w:lang w:eastAsia="es-ES"/>
        </w:rPr>
        <w:t>out</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of</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the</w:t>
      </w:r>
      <w:proofErr w:type="spellEnd"/>
      <w:r w:rsidRPr="0036596F">
        <w:rPr>
          <w:rFonts w:ascii="Helvetica" w:eastAsia="Times New Roman" w:hAnsi="Helvetica" w:cs="Helvetica"/>
          <w:color w:val="757575"/>
          <w:sz w:val="21"/>
          <w:szCs w:val="21"/>
          <w:lang w:eastAsia="es-ES"/>
        </w:rPr>
        <w:t xml:space="preserve"> box con proyectos JSX y </w:t>
      </w:r>
      <w:proofErr w:type="spellStart"/>
      <w:r w:rsidRPr="0036596F">
        <w:rPr>
          <w:rFonts w:ascii="Helvetica" w:eastAsia="Times New Roman" w:hAnsi="Helvetica" w:cs="Helvetica"/>
          <w:color w:val="757575"/>
          <w:sz w:val="21"/>
          <w:szCs w:val="21"/>
          <w:lang w:eastAsia="es-ES"/>
        </w:rPr>
        <w:t>TypeScript</w:t>
      </w:r>
      <w:proofErr w:type="spellEnd"/>
      <w:r w:rsidRPr="0036596F">
        <w:rPr>
          <w:rFonts w:ascii="Helvetica" w:eastAsia="Times New Roman" w:hAnsi="Helvetica" w:cs="Helvetica"/>
          <w:color w:val="757575"/>
          <w:sz w:val="21"/>
          <w:szCs w:val="21"/>
          <w:lang w:eastAsia="es-ES"/>
        </w:rPr>
        <w:t>.</w:t>
      </w:r>
    </w:p>
    <w:p w14:paraId="0499A4CA" w14:textId="77777777" w:rsidR="00AC3BB1" w:rsidRPr="00AC3BB1" w:rsidRDefault="00AC3BB1" w:rsidP="00AC3BB1">
      <w:pPr>
        <w:pStyle w:val="Ttulo2"/>
      </w:pPr>
      <w:hyperlink r:id="rId18" w:tgtFrame="_blank" w:history="1">
        <w:bookmarkStart w:id="4" w:name="_Toc115073853"/>
        <w:proofErr w:type="spellStart"/>
        <w:r w:rsidRPr="00AC3BB1">
          <w:t>Faker</w:t>
        </w:r>
        <w:bookmarkEnd w:id="4"/>
        <w:proofErr w:type="spellEnd"/>
      </w:hyperlink>
    </w:p>
    <w:p w14:paraId="15537FE6"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Inserta rápidamente datos de ejemplo utilizando la popular librería </w:t>
      </w:r>
      <w:proofErr w:type="spellStart"/>
      <w:r w:rsidRPr="0036596F">
        <w:rPr>
          <w:rFonts w:ascii="Helvetica" w:eastAsia="Times New Roman" w:hAnsi="Helvetica" w:cs="Helvetica"/>
          <w:color w:val="757575"/>
          <w:sz w:val="21"/>
          <w:szCs w:val="21"/>
          <w:lang w:eastAsia="es-ES"/>
        </w:rPr>
        <w:t>Faker</w:t>
      </w:r>
      <w:proofErr w:type="spellEnd"/>
      <w:r w:rsidRPr="0036596F">
        <w:rPr>
          <w:rFonts w:ascii="Helvetica" w:eastAsia="Times New Roman" w:hAnsi="Helvetica" w:cs="Helvetica"/>
          <w:color w:val="757575"/>
          <w:sz w:val="21"/>
          <w:szCs w:val="21"/>
          <w:lang w:eastAsia="es-ES"/>
        </w:rPr>
        <w:t xml:space="preserve"> de </w:t>
      </w:r>
      <w:proofErr w:type="spellStart"/>
      <w:r w:rsidRPr="0036596F">
        <w:rPr>
          <w:rFonts w:ascii="Helvetica" w:eastAsia="Times New Roman" w:hAnsi="Helvetica" w:cs="Helvetica"/>
          <w:color w:val="757575"/>
          <w:sz w:val="21"/>
          <w:szCs w:val="21"/>
          <w:lang w:eastAsia="es-ES"/>
        </w:rPr>
        <w:t>Javascript</w:t>
      </w:r>
      <w:proofErr w:type="spellEnd"/>
      <w:r w:rsidRPr="0036596F">
        <w:rPr>
          <w:rFonts w:ascii="Helvetica" w:eastAsia="Times New Roman" w:hAnsi="Helvetica" w:cs="Helvetica"/>
          <w:color w:val="757575"/>
          <w:sz w:val="21"/>
          <w:szCs w:val="21"/>
          <w:lang w:eastAsia="es-ES"/>
        </w:rPr>
        <w:t xml:space="preserve">. Puedes generar nombres aleatorios, direcciones, imágenes, números de teléfono y solo párrafos del clásico </w:t>
      </w:r>
      <w:proofErr w:type="spellStart"/>
      <w:r w:rsidRPr="0036596F">
        <w:rPr>
          <w:rFonts w:ascii="Helvetica" w:eastAsia="Times New Roman" w:hAnsi="Helvetica" w:cs="Helvetica"/>
          <w:color w:val="757575"/>
          <w:sz w:val="21"/>
          <w:szCs w:val="21"/>
          <w:lang w:eastAsia="es-ES"/>
        </w:rPr>
        <w:t>Lorem</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Ipsum</w:t>
      </w:r>
      <w:proofErr w:type="spellEnd"/>
      <w:r w:rsidRPr="0036596F">
        <w:rPr>
          <w:rFonts w:ascii="Helvetica" w:eastAsia="Times New Roman" w:hAnsi="Helvetica" w:cs="Helvetica"/>
          <w:color w:val="757575"/>
          <w:sz w:val="21"/>
          <w:szCs w:val="21"/>
          <w:lang w:eastAsia="es-ES"/>
        </w:rPr>
        <w:t>. Cada categoría cuenta con varias subcategorías para hacer que los datos se adapten a tus necesidades.</w:t>
      </w:r>
    </w:p>
    <w:p w14:paraId="3F5E5BF8" w14:textId="77777777" w:rsidR="00AC3BB1" w:rsidRPr="00AC3BB1" w:rsidRDefault="00AC3BB1" w:rsidP="00AC3BB1">
      <w:pPr>
        <w:pStyle w:val="Ttulo2"/>
      </w:pPr>
      <w:hyperlink r:id="rId19" w:tgtFrame="_blank" w:history="1">
        <w:bookmarkStart w:id="5" w:name="_Toc115073854"/>
        <w:r w:rsidRPr="00AC3BB1">
          <w:t xml:space="preserve">CSS </w:t>
        </w:r>
        <w:proofErr w:type="spellStart"/>
        <w:r w:rsidRPr="00AC3BB1">
          <w:t>Peek</w:t>
        </w:r>
        <w:bookmarkEnd w:id="5"/>
        <w:proofErr w:type="spellEnd"/>
      </w:hyperlink>
    </w:p>
    <w:p w14:paraId="21FB0287"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Esta extensión puede rastrear las definiciones de clases e </w:t>
      </w:r>
      <w:proofErr w:type="spellStart"/>
      <w:r w:rsidRPr="0036596F">
        <w:rPr>
          <w:rFonts w:ascii="Helvetica" w:eastAsia="Times New Roman" w:hAnsi="Helvetica" w:cs="Helvetica"/>
          <w:color w:val="757575"/>
          <w:sz w:val="21"/>
          <w:szCs w:val="21"/>
          <w:lang w:eastAsia="es-ES"/>
        </w:rPr>
        <w:t>ids</w:t>
      </w:r>
      <w:proofErr w:type="spellEnd"/>
      <w:r w:rsidRPr="0036596F">
        <w:rPr>
          <w:rFonts w:ascii="Helvetica" w:eastAsia="Times New Roman" w:hAnsi="Helvetica" w:cs="Helvetica"/>
          <w:color w:val="757575"/>
          <w:sz w:val="21"/>
          <w:szCs w:val="21"/>
          <w:lang w:eastAsia="es-ES"/>
        </w:rPr>
        <w:t xml:space="preserve"> CSS en tus hojas de estilo. Al hacer clic con el botón derecho en uno de los selectores que integren tus archivos HTML, y después seleccionado Go </w:t>
      </w:r>
      <w:proofErr w:type="spellStart"/>
      <w:r w:rsidRPr="0036596F">
        <w:rPr>
          <w:rFonts w:ascii="Helvetica" w:eastAsia="Times New Roman" w:hAnsi="Helvetica" w:cs="Helvetica"/>
          <w:color w:val="757575"/>
          <w:sz w:val="21"/>
          <w:szCs w:val="21"/>
          <w:lang w:eastAsia="es-ES"/>
        </w:rPr>
        <w:t>to</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Definition</w:t>
      </w:r>
      <w:proofErr w:type="spellEnd"/>
      <w:r w:rsidRPr="0036596F">
        <w:rPr>
          <w:rFonts w:ascii="Helvetica" w:eastAsia="Times New Roman" w:hAnsi="Helvetica" w:cs="Helvetica"/>
          <w:color w:val="757575"/>
          <w:sz w:val="21"/>
          <w:szCs w:val="21"/>
          <w:lang w:eastAsia="es-ES"/>
        </w:rPr>
        <w:t xml:space="preserve"> y </w:t>
      </w:r>
      <w:proofErr w:type="spellStart"/>
      <w:r w:rsidRPr="0036596F">
        <w:rPr>
          <w:rFonts w:ascii="Helvetica" w:eastAsia="Times New Roman" w:hAnsi="Helvetica" w:cs="Helvetica"/>
          <w:color w:val="757575"/>
          <w:sz w:val="21"/>
          <w:szCs w:val="21"/>
          <w:lang w:eastAsia="es-ES"/>
        </w:rPr>
        <w:t>Definition</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Peek</w:t>
      </w:r>
      <w:proofErr w:type="spellEnd"/>
      <w:r w:rsidRPr="0036596F">
        <w:rPr>
          <w:rFonts w:ascii="Helvetica" w:eastAsia="Times New Roman" w:hAnsi="Helvetica" w:cs="Helvetica"/>
          <w:color w:val="757575"/>
          <w:sz w:val="21"/>
          <w:szCs w:val="21"/>
          <w:lang w:eastAsia="es-ES"/>
        </w:rPr>
        <w:t>, enviarás al código CSS en el que los hayas diseñado.</w:t>
      </w:r>
    </w:p>
    <w:p w14:paraId="359CA8D2" w14:textId="77777777" w:rsidR="00AC3BB1" w:rsidRPr="00AC3BB1" w:rsidRDefault="00AC3BB1" w:rsidP="00AC3BB1">
      <w:pPr>
        <w:pStyle w:val="Ttulo2"/>
      </w:pPr>
      <w:hyperlink r:id="rId20" w:tgtFrame="_blank" w:history="1">
        <w:bookmarkStart w:id="6" w:name="_Toc115073855"/>
        <w:r w:rsidRPr="00AC3BB1">
          <w:t xml:space="preserve">HTML </w:t>
        </w:r>
        <w:proofErr w:type="spellStart"/>
        <w:r w:rsidRPr="00AC3BB1">
          <w:t>Boilerplate</w:t>
        </w:r>
        <w:bookmarkEnd w:id="6"/>
        <w:proofErr w:type="spellEnd"/>
      </w:hyperlink>
    </w:p>
    <w:p w14:paraId="56054778"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La extensión HTML </w:t>
      </w:r>
      <w:proofErr w:type="spellStart"/>
      <w:r w:rsidRPr="0036596F">
        <w:rPr>
          <w:rFonts w:ascii="Helvetica" w:eastAsia="Times New Roman" w:hAnsi="Helvetica" w:cs="Helvetica"/>
          <w:color w:val="757575"/>
          <w:sz w:val="21"/>
          <w:szCs w:val="21"/>
          <w:lang w:eastAsia="es-ES"/>
        </w:rPr>
        <w:t>Boilerplate</w:t>
      </w:r>
      <w:proofErr w:type="spellEnd"/>
      <w:r w:rsidRPr="0036596F">
        <w:rPr>
          <w:rFonts w:ascii="Helvetica" w:eastAsia="Times New Roman" w:hAnsi="Helvetica" w:cs="Helvetica"/>
          <w:color w:val="757575"/>
          <w:sz w:val="21"/>
          <w:szCs w:val="21"/>
          <w:lang w:eastAsia="es-ES"/>
        </w:rPr>
        <w:t xml:space="preserve"> te ahorrará el tener que escribir las etiquetas de head y </w:t>
      </w:r>
      <w:proofErr w:type="spellStart"/>
      <w:r w:rsidRPr="0036596F">
        <w:rPr>
          <w:rFonts w:ascii="Helvetica" w:eastAsia="Times New Roman" w:hAnsi="Helvetica" w:cs="Helvetica"/>
          <w:color w:val="757575"/>
          <w:sz w:val="21"/>
          <w:szCs w:val="21"/>
          <w:lang w:eastAsia="es-ES"/>
        </w:rPr>
        <w:t>body</w:t>
      </w:r>
      <w:proofErr w:type="spellEnd"/>
      <w:r w:rsidRPr="0036596F">
        <w:rPr>
          <w:rFonts w:ascii="Helvetica" w:eastAsia="Times New Roman" w:hAnsi="Helvetica" w:cs="Helvetica"/>
          <w:color w:val="757575"/>
          <w:sz w:val="21"/>
          <w:szCs w:val="21"/>
          <w:lang w:eastAsia="es-ES"/>
        </w:rPr>
        <w:t xml:space="preserve"> en cada nuevo documento HTML. Simplemente escribe </w:t>
      </w:r>
      <w:proofErr w:type="spellStart"/>
      <w:r w:rsidRPr="0036596F">
        <w:rPr>
          <w:rFonts w:ascii="Helvetica" w:eastAsia="Times New Roman" w:hAnsi="Helvetica" w:cs="Helvetica"/>
          <w:color w:val="757575"/>
          <w:sz w:val="21"/>
          <w:szCs w:val="21"/>
          <w:lang w:eastAsia="es-ES"/>
        </w:rPr>
        <w:t>html</w:t>
      </w:r>
      <w:proofErr w:type="spellEnd"/>
      <w:r w:rsidRPr="0036596F">
        <w:rPr>
          <w:rFonts w:ascii="Helvetica" w:eastAsia="Times New Roman" w:hAnsi="Helvetica" w:cs="Helvetica"/>
          <w:color w:val="757575"/>
          <w:sz w:val="21"/>
          <w:szCs w:val="21"/>
          <w:lang w:eastAsia="es-ES"/>
        </w:rPr>
        <w:t xml:space="preserve"> en un fichero vacío, pulsa la tecla Tabulador y generarás una estructura HTML totalmente limpia en dicho documento.</w:t>
      </w:r>
    </w:p>
    <w:p w14:paraId="2393B5DD" w14:textId="77777777" w:rsidR="00AC3BB1" w:rsidRPr="00AC3BB1" w:rsidRDefault="00AC3BB1" w:rsidP="00AC3BB1">
      <w:pPr>
        <w:pStyle w:val="Ttulo2"/>
      </w:pPr>
      <w:hyperlink r:id="rId21" w:tgtFrame="_blank" w:history="1">
        <w:bookmarkStart w:id="7" w:name="_Toc115073856"/>
        <w:proofErr w:type="spellStart"/>
        <w:r w:rsidRPr="00AC3BB1">
          <w:t>Prettier</w:t>
        </w:r>
        <w:bookmarkEnd w:id="7"/>
        <w:proofErr w:type="spellEnd"/>
      </w:hyperlink>
    </w:p>
    <w:p w14:paraId="74B4AF02"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proofErr w:type="spellStart"/>
      <w:r w:rsidRPr="0036596F">
        <w:rPr>
          <w:rFonts w:ascii="Helvetica" w:eastAsia="Times New Roman" w:hAnsi="Helvetica" w:cs="Helvetica"/>
          <w:color w:val="757575"/>
          <w:sz w:val="21"/>
          <w:szCs w:val="21"/>
          <w:lang w:eastAsia="es-ES"/>
        </w:rPr>
        <w:t>Prettier</w:t>
      </w:r>
      <w:proofErr w:type="spellEnd"/>
      <w:r w:rsidRPr="0036596F">
        <w:rPr>
          <w:rFonts w:ascii="Helvetica" w:eastAsia="Times New Roman" w:hAnsi="Helvetica" w:cs="Helvetica"/>
          <w:color w:val="757575"/>
          <w:sz w:val="21"/>
          <w:szCs w:val="21"/>
          <w:lang w:eastAsia="es-ES"/>
        </w:rPr>
        <w:t xml:space="preserve"> es el formateador de código más popular dentro del desarrollo web en estos momentos. Permite que el código de tu equipo luzca igual, independientemente de quién lo haya escrito. Esta extensión hace posible aplicar automáticamente </w:t>
      </w:r>
      <w:proofErr w:type="spellStart"/>
      <w:r w:rsidRPr="0036596F">
        <w:rPr>
          <w:rFonts w:ascii="Helvetica" w:eastAsia="Times New Roman" w:hAnsi="Helvetica" w:cs="Helvetica"/>
          <w:color w:val="757575"/>
          <w:sz w:val="21"/>
          <w:szCs w:val="21"/>
          <w:lang w:eastAsia="es-ES"/>
        </w:rPr>
        <w:t>Prettier</w:t>
      </w:r>
      <w:proofErr w:type="spellEnd"/>
      <w:r w:rsidRPr="0036596F">
        <w:rPr>
          <w:rFonts w:ascii="Helvetica" w:eastAsia="Times New Roman" w:hAnsi="Helvetica" w:cs="Helvetica"/>
          <w:color w:val="757575"/>
          <w:sz w:val="21"/>
          <w:szCs w:val="21"/>
          <w:lang w:eastAsia="es-ES"/>
        </w:rPr>
        <w:t xml:space="preserve"> y formatear rápidamente documentos JS y CSS completos.</w:t>
      </w:r>
    </w:p>
    <w:p w14:paraId="52AAC3C1" w14:textId="77777777" w:rsidR="00AC3BB1" w:rsidRPr="00AC3BB1" w:rsidRDefault="00AC3BB1" w:rsidP="00AC3BB1">
      <w:pPr>
        <w:pStyle w:val="Ttulo2"/>
      </w:pPr>
      <w:hyperlink r:id="rId22" w:tgtFrame="_blank" w:history="1">
        <w:bookmarkStart w:id="8" w:name="_Toc115073857"/>
        <w:r w:rsidRPr="00AC3BB1">
          <w:t xml:space="preserve">Color </w:t>
        </w:r>
        <w:proofErr w:type="spellStart"/>
        <w:r w:rsidRPr="00AC3BB1">
          <w:t>Info</w:t>
        </w:r>
        <w:bookmarkEnd w:id="8"/>
        <w:proofErr w:type="spellEnd"/>
      </w:hyperlink>
    </w:p>
    <w:p w14:paraId="7C24AFD5"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Pequeño plugin que te proporciona información variada sobre los colores que has usado en tu CSS. Al posarte sobre un color puedes ver, a través de una </w:t>
      </w:r>
      <w:proofErr w:type="spellStart"/>
      <w:r w:rsidRPr="0036596F">
        <w:rPr>
          <w:rFonts w:ascii="Helvetica" w:eastAsia="Times New Roman" w:hAnsi="Helvetica" w:cs="Helvetica"/>
          <w:color w:val="757575"/>
          <w:sz w:val="21"/>
          <w:szCs w:val="21"/>
          <w:lang w:eastAsia="es-ES"/>
        </w:rPr>
        <w:t>preview</w:t>
      </w:r>
      <w:proofErr w:type="spellEnd"/>
      <w:r w:rsidRPr="0036596F">
        <w:rPr>
          <w:rFonts w:ascii="Helvetica" w:eastAsia="Times New Roman" w:hAnsi="Helvetica" w:cs="Helvetica"/>
          <w:color w:val="757575"/>
          <w:sz w:val="21"/>
          <w:szCs w:val="21"/>
          <w:lang w:eastAsia="es-ES"/>
        </w:rPr>
        <w:t xml:space="preserve"> más grande, cómo se ve, así como información acerca de su traducción a todos los formatos (</w:t>
      </w:r>
      <w:proofErr w:type="spellStart"/>
      <w:r w:rsidRPr="0036596F">
        <w:rPr>
          <w:rFonts w:ascii="Helvetica" w:eastAsia="Times New Roman" w:hAnsi="Helvetica" w:cs="Helvetica"/>
          <w:color w:val="757575"/>
          <w:sz w:val="21"/>
          <w:szCs w:val="21"/>
          <w:lang w:eastAsia="es-ES"/>
        </w:rPr>
        <w:t>hex</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rgb</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hsl</w:t>
      </w:r>
      <w:proofErr w:type="spellEnd"/>
      <w:r w:rsidRPr="0036596F">
        <w:rPr>
          <w:rFonts w:ascii="Helvetica" w:eastAsia="Times New Roman" w:hAnsi="Helvetica" w:cs="Helvetica"/>
          <w:color w:val="757575"/>
          <w:sz w:val="21"/>
          <w:szCs w:val="21"/>
          <w:lang w:eastAsia="es-ES"/>
        </w:rPr>
        <w:t xml:space="preserve"> y </w:t>
      </w:r>
      <w:proofErr w:type="spellStart"/>
      <w:r w:rsidRPr="0036596F">
        <w:rPr>
          <w:rFonts w:ascii="Helvetica" w:eastAsia="Times New Roman" w:hAnsi="Helvetica" w:cs="Helvetica"/>
          <w:color w:val="757575"/>
          <w:sz w:val="21"/>
          <w:szCs w:val="21"/>
          <w:lang w:eastAsia="es-ES"/>
        </w:rPr>
        <w:t>cmyk</w:t>
      </w:r>
      <w:proofErr w:type="spellEnd"/>
      <w:r w:rsidRPr="0036596F">
        <w:rPr>
          <w:rFonts w:ascii="Helvetica" w:eastAsia="Times New Roman" w:hAnsi="Helvetica" w:cs="Helvetica"/>
          <w:color w:val="757575"/>
          <w:sz w:val="21"/>
          <w:szCs w:val="21"/>
          <w:lang w:eastAsia="es-ES"/>
        </w:rPr>
        <w:t>).</w:t>
      </w:r>
    </w:p>
    <w:p w14:paraId="267A6DB9" w14:textId="77777777" w:rsidR="00AC3BB1" w:rsidRPr="00AC3BB1" w:rsidRDefault="00AC3BB1" w:rsidP="00AC3BB1">
      <w:pPr>
        <w:pStyle w:val="Ttulo2"/>
      </w:pPr>
      <w:hyperlink r:id="rId23" w:tgtFrame="_blank" w:history="1">
        <w:bookmarkStart w:id="9" w:name="_Toc115073858"/>
        <w:r w:rsidRPr="00AC3BB1">
          <w:t xml:space="preserve">SVG </w:t>
        </w:r>
        <w:proofErr w:type="spellStart"/>
        <w:r w:rsidRPr="00AC3BB1">
          <w:t>Viewer</w:t>
        </w:r>
        <w:bookmarkEnd w:id="9"/>
        <w:proofErr w:type="spellEnd"/>
      </w:hyperlink>
    </w:p>
    <w:p w14:paraId="41D0290D"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Esta extensión agrega una serie de utilidades para trabajar con </w:t>
      </w:r>
      <w:proofErr w:type="spellStart"/>
      <w:r w:rsidRPr="0036596F">
        <w:rPr>
          <w:rFonts w:ascii="Helvetica" w:eastAsia="Times New Roman" w:hAnsi="Helvetica" w:cs="Helvetica"/>
          <w:color w:val="757575"/>
          <w:sz w:val="21"/>
          <w:szCs w:val="21"/>
          <w:lang w:eastAsia="es-ES"/>
        </w:rPr>
        <w:t>SVGs</w:t>
      </w:r>
      <w:proofErr w:type="spellEnd"/>
      <w:r w:rsidRPr="0036596F">
        <w:rPr>
          <w:rFonts w:ascii="Helvetica" w:eastAsia="Times New Roman" w:hAnsi="Helvetica" w:cs="Helvetica"/>
          <w:color w:val="757575"/>
          <w:sz w:val="21"/>
          <w:szCs w:val="21"/>
          <w:lang w:eastAsia="es-ES"/>
        </w:rPr>
        <w:t xml:space="preserve"> en Visual Studio </w:t>
      </w:r>
      <w:proofErr w:type="spellStart"/>
      <w:r w:rsidRPr="0036596F">
        <w:rPr>
          <w:rFonts w:ascii="Helvetica" w:eastAsia="Times New Roman" w:hAnsi="Helvetica" w:cs="Helvetica"/>
          <w:color w:val="757575"/>
          <w:sz w:val="21"/>
          <w:szCs w:val="21"/>
          <w:lang w:eastAsia="es-ES"/>
        </w:rPr>
        <w:t>Code</w:t>
      </w:r>
      <w:proofErr w:type="spellEnd"/>
      <w:r w:rsidRPr="0036596F">
        <w:rPr>
          <w:rFonts w:ascii="Helvetica" w:eastAsia="Times New Roman" w:hAnsi="Helvetica" w:cs="Helvetica"/>
          <w:color w:val="757575"/>
          <w:sz w:val="21"/>
          <w:szCs w:val="21"/>
          <w:lang w:eastAsia="es-ES"/>
        </w:rPr>
        <w:t>. Hace posible renderizar archivos SVG y ver cómo se ven sin tener que salir del editor. También hay opciones para convertir a PNG y generar esquemas URI de datos.</w:t>
      </w:r>
    </w:p>
    <w:p w14:paraId="69C39F34" w14:textId="77777777" w:rsidR="00AC3BB1" w:rsidRPr="00AC3BB1" w:rsidRDefault="00AC3BB1" w:rsidP="00AC3BB1">
      <w:pPr>
        <w:pStyle w:val="Ttulo2"/>
      </w:pPr>
      <w:hyperlink r:id="rId24" w:tgtFrame="_blank" w:history="1">
        <w:bookmarkStart w:id="10" w:name="_Toc115073859"/>
        <w:proofErr w:type="spellStart"/>
        <w:r w:rsidRPr="00AC3BB1">
          <w:t>Icon</w:t>
        </w:r>
        <w:proofErr w:type="spellEnd"/>
        <w:r w:rsidRPr="00AC3BB1">
          <w:t xml:space="preserve"> </w:t>
        </w:r>
        <w:proofErr w:type="spellStart"/>
        <w:r w:rsidRPr="00AC3BB1">
          <w:t>Fonts</w:t>
        </w:r>
        <w:bookmarkEnd w:id="10"/>
        <w:proofErr w:type="spellEnd"/>
      </w:hyperlink>
    </w:p>
    <w:p w14:paraId="10BF72AC"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Pequeños </w:t>
      </w:r>
      <w:proofErr w:type="spellStart"/>
      <w:r w:rsidRPr="0036596F">
        <w:rPr>
          <w:rFonts w:ascii="Helvetica" w:eastAsia="Times New Roman" w:hAnsi="Helvetica" w:cs="Helvetica"/>
          <w:color w:val="757575"/>
          <w:sz w:val="21"/>
          <w:szCs w:val="21"/>
          <w:lang w:eastAsia="es-ES"/>
        </w:rPr>
        <w:t>snippets</w:t>
      </w:r>
      <w:proofErr w:type="spellEnd"/>
      <w:r w:rsidRPr="0036596F">
        <w:rPr>
          <w:rFonts w:ascii="Helvetica" w:eastAsia="Times New Roman" w:hAnsi="Helvetica" w:cs="Helvetica"/>
          <w:color w:val="757575"/>
          <w:sz w:val="21"/>
          <w:szCs w:val="21"/>
          <w:lang w:eastAsia="es-ES"/>
        </w:rPr>
        <w:t xml:space="preserve"> para incluir fuentes de iconos en tu proyecto (desde un CDN). La extensión admite más de 20 sets de iconos muy populares, incluyendo Font </w:t>
      </w:r>
      <w:proofErr w:type="spellStart"/>
      <w:r w:rsidRPr="0036596F">
        <w:rPr>
          <w:rFonts w:ascii="Helvetica" w:eastAsia="Times New Roman" w:hAnsi="Helvetica" w:cs="Helvetica"/>
          <w:color w:val="757575"/>
          <w:sz w:val="21"/>
          <w:szCs w:val="21"/>
          <w:lang w:eastAsia="es-ES"/>
        </w:rPr>
        <w:t>Awesome</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Ionicons</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Glyphicons</w:t>
      </w:r>
      <w:proofErr w:type="spellEnd"/>
      <w:r w:rsidRPr="0036596F">
        <w:rPr>
          <w:rFonts w:ascii="Helvetica" w:eastAsia="Times New Roman" w:hAnsi="Helvetica" w:cs="Helvetica"/>
          <w:color w:val="757575"/>
          <w:sz w:val="21"/>
          <w:szCs w:val="21"/>
          <w:lang w:eastAsia="es-ES"/>
        </w:rPr>
        <w:t xml:space="preserve"> y Material </w:t>
      </w:r>
      <w:proofErr w:type="spellStart"/>
      <w:r w:rsidRPr="0036596F">
        <w:rPr>
          <w:rFonts w:ascii="Helvetica" w:eastAsia="Times New Roman" w:hAnsi="Helvetica" w:cs="Helvetica"/>
          <w:color w:val="757575"/>
          <w:sz w:val="21"/>
          <w:szCs w:val="21"/>
          <w:lang w:eastAsia="es-ES"/>
        </w:rPr>
        <w:t>Design</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Icons</w:t>
      </w:r>
      <w:proofErr w:type="spellEnd"/>
      <w:r w:rsidRPr="0036596F">
        <w:rPr>
          <w:rFonts w:ascii="Helvetica" w:eastAsia="Times New Roman" w:hAnsi="Helvetica" w:cs="Helvetica"/>
          <w:color w:val="757575"/>
          <w:sz w:val="21"/>
          <w:szCs w:val="21"/>
          <w:lang w:eastAsia="es-ES"/>
        </w:rPr>
        <w:t>.</w:t>
      </w:r>
    </w:p>
    <w:p w14:paraId="1B9EEFBA" w14:textId="77777777" w:rsidR="00AC3BB1" w:rsidRPr="00AC3BB1" w:rsidRDefault="00AC3BB1" w:rsidP="00AC3BB1">
      <w:pPr>
        <w:pStyle w:val="Ttulo2"/>
      </w:pPr>
      <w:hyperlink r:id="rId25" w:tgtFrame="_blank" w:history="1">
        <w:bookmarkStart w:id="11" w:name="_Toc115073860"/>
        <w:proofErr w:type="spellStart"/>
        <w:r w:rsidRPr="00AC3BB1">
          <w:t>Minify</w:t>
        </w:r>
        <w:bookmarkEnd w:id="11"/>
        <w:proofErr w:type="spellEnd"/>
      </w:hyperlink>
    </w:p>
    <w:p w14:paraId="3B5F71BC" w14:textId="77777777" w:rsidR="00AC3BB1" w:rsidRPr="0036596F" w:rsidRDefault="00AC3BB1" w:rsidP="00AC3BB1">
      <w:pPr>
        <w:shd w:val="clear" w:color="auto" w:fill="FFFFFF"/>
        <w:spacing w:after="150" w:line="240" w:lineRule="auto"/>
        <w:jc w:val="both"/>
        <w:rPr>
          <w:rFonts w:ascii="Helvetica" w:eastAsia="Times New Roman" w:hAnsi="Helvetica" w:cs="Helvetica"/>
          <w:color w:val="757575"/>
          <w:sz w:val="21"/>
          <w:szCs w:val="21"/>
          <w:lang w:eastAsia="es-ES"/>
        </w:rPr>
      </w:pPr>
      <w:r w:rsidRPr="0036596F">
        <w:rPr>
          <w:rFonts w:ascii="Helvetica" w:eastAsia="Times New Roman" w:hAnsi="Helvetica" w:cs="Helvetica"/>
          <w:color w:val="757575"/>
          <w:sz w:val="21"/>
          <w:szCs w:val="21"/>
          <w:lang w:eastAsia="es-ES"/>
        </w:rPr>
        <w:t xml:space="preserve">Extensión para minimizar tu código. Ofrece un montón de opciones de personalización, incluyendo la opción de minimizar automáticamente al guardar y exportarlo a un archivo. min. </w:t>
      </w:r>
      <w:proofErr w:type="spellStart"/>
      <w:r w:rsidRPr="0036596F">
        <w:rPr>
          <w:rFonts w:ascii="Helvetica" w:eastAsia="Times New Roman" w:hAnsi="Helvetica" w:cs="Helvetica"/>
          <w:color w:val="757575"/>
          <w:sz w:val="21"/>
          <w:szCs w:val="21"/>
          <w:lang w:eastAsia="es-ES"/>
        </w:rPr>
        <w:t>Minify</w:t>
      </w:r>
      <w:proofErr w:type="spellEnd"/>
      <w:r w:rsidRPr="0036596F">
        <w:rPr>
          <w:rFonts w:ascii="Helvetica" w:eastAsia="Times New Roman" w:hAnsi="Helvetica" w:cs="Helvetica"/>
          <w:color w:val="757575"/>
          <w:sz w:val="21"/>
          <w:szCs w:val="21"/>
          <w:lang w:eastAsia="es-ES"/>
        </w:rPr>
        <w:t xml:space="preserve"> funciona con JavaScript, CSS y HTML a través de </w:t>
      </w:r>
      <w:proofErr w:type="spellStart"/>
      <w:r w:rsidRPr="0036596F">
        <w:rPr>
          <w:rFonts w:ascii="Helvetica" w:eastAsia="Times New Roman" w:hAnsi="Helvetica" w:cs="Helvetica"/>
          <w:color w:val="757575"/>
          <w:sz w:val="21"/>
          <w:szCs w:val="21"/>
          <w:lang w:eastAsia="es-ES"/>
        </w:rPr>
        <w:t>uglify-js</w:t>
      </w:r>
      <w:proofErr w:type="spellEnd"/>
      <w:r w:rsidRPr="0036596F">
        <w:rPr>
          <w:rFonts w:ascii="Helvetica" w:eastAsia="Times New Roman" w:hAnsi="Helvetica" w:cs="Helvetica"/>
          <w:color w:val="757575"/>
          <w:sz w:val="21"/>
          <w:szCs w:val="21"/>
          <w:lang w:eastAsia="es-ES"/>
        </w:rPr>
        <w:t xml:space="preserve">, </w:t>
      </w:r>
      <w:proofErr w:type="spellStart"/>
      <w:r w:rsidRPr="0036596F">
        <w:rPr>
          <w:rFonts w:ascii="Helvetica" w:eastAsia="Times New Roman" w:hAnsi="Helvetica" w:cs="Helvetica"/>
          <w:color w:val="757575"/>
          <w:sz w:val="21"/>
          <w:szCs w:val="21"/>
          <w:lang w:eastAsia="es-ES"/>
        </w:rPr>
        <w:t>clean-css</w:t>
      </w:r>
      <w:proofErr w:type="spellEnd"/>
      <w:r w:rsidRPr="0036596F">
        <w:rPr>
          <w:rFonts w:ascii="Helvetica" w:eastAsia="Times New Roman" w:hAnsi="Helvetica" w:cs="Helvetica"/>
          <w:color w:val="757575"/>
          <w:sz w:val="21"/>
          <w:szCs w:val="21"/>
          <w:lang w:eastAsia="es-ES"/>
        </w:rPr>
        <w:t xml:space="preserve"> y </w:t>
      </w:r>
      <w:proofErr w:type="spellStart"/>
      <w:r w:rsidRPr="0036596F">
        <w:rPr>
          <w:rFonts w:ascii="Helvetica" w:eastAsia="Times New Roman" w:hAnsi="Helvetica" w:cs="Helvetica"/>
          <w:color w:val="757575"/>
          <w:sz w:val="21"/>
          <w:szCs w:val="21"/>
          <w:lang w:eastAsia="es-ES"/>
        </w:rPr>
        <w:t>html-minifier</w:t>
      </w:r>
      <w:proofErr w:type="spellEnd"/>
      <w:r w:rsidRPr="0036596F">
        <w:rPr>
          <w:rFonts w:ascii="Helvetica" w:eastAsia="Times New Roman" w:hAnsi="Helvetica" w:cs="Helvetica"/>
          <w:color w:val="757575"/>
          <w:sz w:val="21"/>
          <w:szCs w:val="21"/>
          <w:lang w:eastAsia="es-ES"/>
        </w:rPr>
        <w:t>, respectivamente.</w:t>
      </w:r>
    </w:p>
    <w:p w14:paraId="579B17DB" w14:textId="77777777" w:rsidR="00AC3BB1" w:rsidRPr="0036596F" w:rsidRDefault="00AC3BB1" w:rsidP="00AC3BB1">
      <w:pPr>
        <w:shd w:val="clear" w:color="auto" w:fill="FFFFFF"/>
        <w:spacing w:after="150" w:line="240" w:lineRule="auto"/>
        <w:rPr>
          <w:rFonts w:ascii="Helvetica" w:eastAsia="Times New Roman" w:hAnsi="Helvetica" w:cs="Helvetica"/>
          <w:color w:val="757575"/>
          <w:sz w:val="21"/>
          <w:szCs w:val="21"/>
          <w:lang w:eastAsia="es-ES"/>
        </w:rPr>
      </w:pPr>
      <w:r w:rsidRPr="0036596F">
        <w:rPr>
          <w:rFonts w:ascii="Helvetica" w:eastAsia="Times New Roman" w:hAnsi="Helvetica" w:cs="Helvetica"/>
          <w:b/>
          <w:bCs/>
          <w:color w:val="757575"/>
          <w:sz w:val="21"/>
          <w:szCs w:val="21"/>
          <w:lang w:eastAsia="es-ES"/>
        </w:rPr>
        <w:t>Fuente:</w:t>
      </w:r>
      <w:r w:rsidRPr="0036596F">
        <w:rPr>
          <w:rFonts w:ascii="Helvetica" w:eastAsia="Times New Roman" w:hAnsi="Helvetica" w:cs="Helvetica"/>
          <w:color w:val="757575"/>
          <w:sz w:val="21"/>
          <w:szCs w:val="21"/>
          <w:lang w:eastAsia="es-ES"/>
        </w:rPr>
        <w:t> </w:t>
      </w:r>
      <w:hyperlink r:id="rId26" w:tgtFrame="_blank" w:history="1">
        <w:r w:rsidRPr="0036596F">
          <w:rPr>
            <w:rFonts w:ascii="Helvetica" w:eastAsia="Times New Roman" w:hAnsi="Helvetica" w:cs="Helvetica"/>
            <w:b/>
            <w:bCs/>
            <w:color w:val="19BC9C"/>
            <w:sz w:val="21"/>
            <w:szCs w:val="21"/>
            <w:u w:val="single"/>
            <w:lang w:eastAsia="es-ES"/>
          </w:rPr>
          <w:t>tutorialzine.com</w:t>
        </w:r>
      </w:hyperlink>
    </w:p>
    <w:p w14:paraId="73EF0F3C" w14:textId="77777777" w:rsidR="00AC3BB1" w:rsidRDefault="00AC3BB1" w:rsidP="00AC3BB1"/>
    <w:sectPr w:rsidR="00AC3BB1" w:rsidSect="00394FE4">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1346D" w14:textId="77777777" w:rsidR="00D837FF" w:rsidRDefault="00D837FF" w:rsidP="00394FE4">
      <w:pPr>
        <w:spacing w:after="0" w:line="240" w:lineRule="auto"/>
      </w:pPr>
      <w:r>
        <w:separator/>
      </w:r>
    </w:p>
  </w:endnote>
  <w:endnote w:type="continuationSeparator" w:id="0">
    <w:p w14:paraId="4AD9E4DA" w14:textId="77777777" w:rsidR="00D837FF" w:rsidRDefault="00D837FF" w:rsidP="00394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52308"/>
      <w:docPartObj>
        <w:docPartGallery w:val="Page Numbers (Top of Page)"/>
        <w:docPartUnique/>
      </w:docPartObj>
    </w:sdtPr>
    <w:sdtEndPr/>
    <w:sdtContent>
      <w:p w14:paraId="7526A032" w14:textId="77777777" w:rsidR="00394FE4" w:rsidRDefault="00394FE4" w:rsidP="00394FE4">
        <w:pPr>
          <w:pStyle w:val="Encabezado"/>
          <w:jc w:val="right"/>
        </w:pPr>
        <w:r>
          <w:t xml:space="preserve">Página </w:t>
        </w:r>
        <w:r>
          <w:fldChar w:fldCharType="begin"/>
        </w:r>
        <w:r>
          <w:instrText>PAGE   \* MERGEFORMAT</w:instrText>
        </w:r>
        <w:r>
          <w:fldChar w:fldCharType="separate"/>
        </w:r>
        <w:r>
          <w:t>2</w:t>
        </w:r>
        <w:r>
          <w:fldChar w:fldCharType="end"/>
        </w:r>
      </w:p>
    </w:sdtContent>
  </w:sdt>
  <w:p w14:paraId="2EBB9FAA" w14:textId="77777777" w:rsidR="00394FE4" w:rsidRDefault="00394F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5D8A7" w14:textId="77777777" w:rsidR="00D837FF" w:rsidRDefault="00D837FF" w:rsidP="00394FE4">
      <w:pPr>
        <w:spacing w:after="0" w:line="240" w:lineRule="auto"/>
      </w:pPr>
      <w:r>
        <w:separator/>
      </w:r>
    </w:p>
  </w:footnote>
  <w:footnote w:type="continuationSeparator" w:id="0">
    <w:p w14:paraId="11C9E8C4" w14:textId="77777777" w:rsidR="00D837FF" w:rsidRDefault="00D837FF" w:rsidP="00394F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FE4"/>
    <w:rsid w:val="00394FE4"/>
    <w:rsid w:val="003B480E"/>
    <w:rsid w:val="00414A53"/>
    <w:rsid w:val="00573551"/>
    <w:rsid w:val="009B3264"/>
    <w:rsid w:val="009B6069"/>
    <w:rsid w:val="00AC3BB1"/>
    <w:rsid w:val="00D837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92A67"/>
  <w15:chartTrackingRefBased/>
  <w15:docId w15:val="{8076F3D1-26E5-40B9-93F6-604D5405B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4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4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4FE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94FE4"/>
    <w:pPr>
      <w:outlineLvl w:val="9"/>
    </w:pPr>
    <w:rPr>
      <w:lang w:eastAsia="es-ES"/>
    </w:rPr>
  </w:style>
  <w:style w:type="paragraph" w:styleId="Encabezado">
    <w:name w:val="header"/>
    <w:basedOn w:val="Normal"/>
    <w:link w:val="EncabezadoCar"/>
    <w:uiPriority w:val="99"/>
    <w:unhideWhenUsed/>
    <w:rsid w:val="00394F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4FE4"/>
  </w:style>
  <w:style w:type="paragraph" w:styleId="Piedepgina">
    <w:name w:val="footer"/>
    <w:basedOn w:val="Normal"/>
    <w:link w:val="PiedepginaCar"/>
    <w:uiPriority w:val="99"/>
    <w:unhideWhenUsed/>
    <w:rsid w:val="00394F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4FE4"/>
  </w:style>
  <w:style w:type="character" w:customStyle="1" w:styleId="Ttulo2Car">
    <w:name w:val="Título 2 Car"/>
    <w:basedOn w:val="Fuentedeprrafopredeter"/>
    <w:link w:val="Ttulo2"/>
    <w:uiPriority w:val="9"/>
    <w:rsid w:val="00394FE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414A53"/>
    <w:pPr>
      <w:spacing w:after="100"/>
    </w:pPr>
  </w:style>
  <w:style w:type="paragraph" w:styleId="TDC2">
    <w:name w:val="toc 2"/>
    <w:basedOn w:val="Normal"/>
    <w:next w:val="Normal"/>
    <w:autoRedefine/>
    <w:uiPriority w:val="39"/>
    <w:unhideWhenUsed/>
    <w:rsid w:val="00414A53"/>
    <w:pPr>
      <w:spacing w:after="100"/>
      <w:ind w:left="220"/>
    </w:pPr>
  </w:style>
  <w:style w:type="character" w:styleId="Hipervnculo">
    <w:name w:val="Hyperlink"/>
    <w:basedOn w:val="Fuentedeprrafopredeter"/>
    <w:uiPriority w:val="99"/>
    <w:unhideWhenUsed/>
    <w:rsid w:val="00414A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arketplace.visualstudio.com/items?itemName=deerawan.vscode-faker" TargetMode="External"/><Relationship Id="rId26" Type="http://schemas.openxmlformats.org/officeDocument/2006/relationships/hyperlink" Target="https://tutorialzine.com/2017/06/15-essential-plugins-for-visual-studio-code" TargetMode="External"/><Relationship Id="rId3" Type="http://schemas.openxmlformats.org/officeDocument/2006/relationships/settings" Target="settings.xml"/><Relationship Id="rId21" Type="http://schemas.openxmlformats.org/officeDocument/2006/relationships/hyperlink" Target="https://marketplace.visualstudio.com/items?itemName=esbenp.prettier-vscod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quokkajs.com/" TargetMode="External"/><Relationship Id="rId25" Type="http://schemas.openxmlformats.org/officeDocument/2006/relationships/hyperlink" Target="https://marketplace.visualstudio.com/items?itemName=HookyQR.minify" TargetMode="External"/><Relationship Id="rId2" Type="http://schemas.openxmlformats.org/officeDocument/2006/relationships/styles" Target="styles.xml"/><Relationship Id="rId16" Type="http://schemas.openxmlformats.org/officeDocument/2006/relationships/hyperlink" Target="https://marketplace.visualstudio.com/items?itemName=coderfee.open-html-in-browser" TargetMode="External"/><Relationship Id="rId20" Type="http://schemas.openxmlformats.org/officeDocument/2006/relationships/hyperlink" Target="https://programacion.net/HTML%20Boilerplat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rketplace.visualstudio.com/items?itemName=idleberg.icon-fo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arketplace.visualstudio.com/items?itemName=cssho.vscode-svgviewer"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arketplace.visualstudio.com/items?itemName=pranaygp.vscode-css-pee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rketplace.visualstudio.com/items?itemName=bierner.color-info"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DCA98-ED91-4641-A4B7-0AA4B50E4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839</Words>
  <Characters>4617</Characters>
  <Application>Microsoft Office Word</Application>
  <DocSecurity>0</DocSecurity>
  <Lines>38</Lines>
  <Paragraphs>10</Paragraphs>
  <ScaleCrop>false</ScaleCrop>
  <Company>Fujitsu</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Borras Bonet, Javier (External)</dc:creator>
  <cp:keywords/>
  <dc:description/>
  <cp:lastModifiedBy>Borras Bonet, Javier (External)</cp:lastModifiedBy>
  <cp:revision>2</cp:revision>
  <dcterms:created xsi:type="dcterms:W3CDTF">2022-09-26T06:37:00Z</dcterms:created>
  <dcterms:modified xsi:type="dcterms:W3CDTF">2022-09-26T06:37:00Z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295cc1-d279-42ac-ab4d-3b0f4fece050_Enabled">
    <vt:lpwstr>true</vt:lpwstr>
  </property>
  <property fmtid="{D5CDD505-2E9C-101B-9397-08002B2CF9AE}" pid="3" name="MSIP_Label_a7295cc1-d279-42ac-ab4d-3b0f4fece050_SetDate">
    <vt:lpwstr>2022-09-26T06:04:14Z</vt:lpwstr>
  </property>
  <property fmtid="{D5CDD505-2E9C-101B-9397-08002B2CF9AE}" pid="4" name="MSIP_Label_a7295cc1-d279-42ac-ab4d-3b0f4fece050_Method">
    <vt:lpwstr>Standard</vt:lpwstr>
  </property>
  <property fmtid="{D5CDD505-2E9C-101B-9397-08002B2CF9AE}" pid="5" name="MSIP_Label_a7295cc1-d279-42ac-ab4d-3b0f4fece050_Name">
    <vt:lpwstr>FUJITSU-RESTRICTED​</vt:lpwstr>
  </property>
  <property fmtid="{D5CDD505-2E9C-101B-9397-08002B2CF9AE}" pid="6" name="MSIP_Label_a7295cc1-d279-42ac-ab4d-3b0f4fece050_SiteId">
    <vt:lpwstr>a19f121d-81e1-4858-a9d8-736e267fd4c7</vt:lpwstr>
  </property>
  <property fmtid="{D5CDD505-2E9C-101B-9397-08002B2CF9AE}" pid="7" name="MSIP_Label_a7295cc1-d279-42ac-ab4d-3b0f4fece050_ActionId">
    <vt:lpwstr>c45711d5-2448-45a5-a052-42821da24e22</vt:lpwstr>
  </property>
  <property fmtid="{D5CDD505-2E9C-101B-9397-08002B2CF9AE}" pid="8" name="MSIP_Label_a7295cc1-d279-42ac-ab4d-3b0f4fece050_ContentBits">
    <vt:lpwstr>0</vt:lpwstr>
  </property>
</Properties>
</file>